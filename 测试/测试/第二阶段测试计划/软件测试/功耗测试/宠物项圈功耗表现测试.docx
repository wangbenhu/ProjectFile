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A0774">
      <w:pPr>
        <w:jc w:val="right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                                        @</w:t>
      </w:r>
      <w:r>
        <w:rPr>
          <w:rFonts w:hint="eastAsia" w:ascii="宋体" w:hAnsi="宋体"/>
          <w:szCs w:val="21"/>
        </w:rPr>
        <w:t>内部文档</w:t>
      </w:r>
    </w:p>
    <w:p w14:paraId="376C9800">
      <w:pPr>
        <w:rPr>
          <w:rFonts w:hint="eastAsia" w:ascii="宋体" w:hAnsi="宋体"/>
        </w:rPr>
      </w:pPr>
    </w:p>
    <w:p w14:paraId="5C100DF1">
      <w:pPr>
        <w:rPr>
          <w:rFonts w:hint="eastAsia" w:ascii="宋体" w:hAnsi="宋体"/>
        </w:rPr>
      </w:pPr>
    </w:p>
    <w:p w14:paraId="6EF3BD80">
      <w:pPr>
        <w:rPr>
          <w:rFonts w:hint="eastAsia" w:ascii="宋体" w:hAnsi="宋体"/>
        </w:rPr>
      </w:pPr>
    </w:p>
    <w:p w14:paraId="17B9C75F">
      <w:pPr>
        <w:rPr>
          <w:rFonts w:hint="eastAsia" w:ascii="宋体" w:hAnsi="宋体"/>
        </w:rPr>
      </w:pPr>
    </w:p>
    <w:p w14:paraId="4D224254">
      <w:pPr>
        <w:rPr>
          <w:rFonts w:hint="eastAsia" w:ascii="宋体" w:hAnsi="宋体"/>
        </w:rPr>
      </w:pPr>
    </w:p>
    <w:p w14:paraId="365780E9">
      <w:pPr>
        <w:rPr>
          <w:rFonts w:hint="eastAsia" w:ascii="宋体" w:hAnsi="宋体"/>
        </w:rPr>
      </w:pPr>
    </w:p>
    <w:p w14:paraId="55F92FCD">
      <w:pPr>
        <w:rPr>
          <w:rFonts w:hint="eastAsia" w:ascii="宋体" w:hAnsi="宋体"/>
        </w:rPr>
      </w:pPr>
    </w:p>
    <w:p w14:paraId="53ABBE69">
      <w:pPr>
        <w:rPr>
          <w:rFonts w:hint="eastAsia" w:ascii="宋体" w:hAnsi="宋体"/>
        </w:rPr>
      </w:pPr>
    </w:p>
    <w:p w14:paraId="7EB4B468">
      <w:pPr>
        <w:rPr>
          <w:rFonts w:hint="eastAsia" w:ascii="宋体" w:hAnsi="宋体"/>
        </w:rPr>
      </w:pPr>
    </w:p>
    <w:p w14:paraId="7579FA0E">
      <w:pPr>
        <w:rPr>
          <w:rFonts w:hint="eastAsia" w:ascii="宋体" w:hAnsi="宋体"/>
        </w:rPr>
      </w:pPr>
    </w:p>
    <w:p w14:paraId="637AEA16">
      <w:pPr>
        <w:tabs>
          <w:tab w:val="center" w:pos="4677"/>
          <w:tab w:val="left" w:pos="7950"/>
        </w:tabs>
        <w:jc w:val="center"/>
        <w:rPr>
          <w:rFonts w:hint="eastAsia" w:ascii="微软雅黑" w:hAnsi="微软雅黑" w:eastAsia="微软雅黑"/>
          <w:b/>
          <w:sz w:val="44"/>
        </w:rPr>
      </w:pPr>
      <w:r>
        <w:rPr>
          <w:rFonts w:hint="eastAsia" w:ascii="微软雅黑" w:hAnsi="微软雅黑" w:eastAsia="微软雅黑"/>
          <w:b/>
          <w:sz w:val="44"/>
        </w:rPr>
        <w:t>上海沐申信息技术有限公司</w:t>
      </w:r>
    </w:p>
    <w:p w14:paraId="7D7349B2">
      <w:pPr>
        <w:tabs>
          <w:tab w:val="left" w:pos="5199"/>
          <w:tab w:val="center" w:pos="6357"/>
        </w:tabs>
        <w:rPr>
          <w:rFonts w:hint="eastAsia" w:ascii="黑体" w:eastAsia="黑体"/>
          <w:b/>
          <w:sz w:val="44"/>
          <w:szCs w:val="44"/>
        </w:rPr>
      </w:pPr>
    </w:p>
    <w:p w14:paraId="4ADF2D98">
      <w:pPr>
        <w:tabs>
          <w:tab w:val="left" w:pos="5199"/>
          <w:tab w:val="center" w:pos="6357"/>
        </w:tabs>
        <w:jc w:val="center"/>
        <w:rPr>
          <w:rFonts w:hint="eastAsia" w:ascii="微软雅黑" w:hAnsi="微软雅黑" w:eastAsia="微软雅黑"/>
        </w:rPr>
      </w:pPr>
      <w:r>
        <w:rPr>
          <w:rFonts w:hint="eastAsia" w:ascii="黑体" w:eastAsia="黑体"/>
          <w:b/>
          <w:sz w:val="44"/>
          <w:szCs w:val="44"/>
        </w:rPr>
        <w:t>宠物项圈</w:t>
      </w:r>
      <w:ins w:id="0" w:author="月落乌瞳泪成虹！" w:date="2026-06-17T14:44:00Z">
        <w:r>
          <w:rPr>
            <w:rFonts w:hint="eastAsia" w:ascii="黑体" w:eastAsia="黑体"/>
            <w:b/>
            <w:sz w:val="44"/>
            <w:szCs w:val="44"/>
          </w:rPr>
          <w:t>功耗表现测试</w:t>
        </w:r>
      </w:ins>
    </w:p>
    <w:p w14:paraId="6EE50AD7">
      <w:pPr>
        <w:rPr>
          <w:rFonts w:hint="eastAsia" w:ascii="微软雅黑" w:hAnsi="微软雅黑" w:eastAsia="微软雅黑"/>
          <w:sz w:val="20"/>
        </w:rPr>
      </w:pPr>
    </w:p>
    <w:p w14:paraId="63DDC626">
      <w:pPr>
        <w:rPr>
          <w:rFonts w:hint="eastAsia" w:ascii="宋体" w:hAnsi="宋体"/>
        </w:rPr>
      </w:pPr>
      <w:r>
        <w:rPr>
          <w:rFonts w:hint="eastAsia" w:ascii="宋体" w:hAnsi="宋体"/>
        </w:rPr>
        <w:br w:type="page"/>
      </w:r>
    </w:p>
    <w:p w14:paraId="4E079D4F">
      <w:pPr>
        <w:rPr>
          <w:rFonts w:hint="eastAsia" w:ascii="宋体" w:hAnsi="宋体"/>
        </w:rPr>
      </w:pPr>
    </w:p>
    <w:p w14:paraId="152AC30F">
      <w:pPr>
        <w:pStyle w:val="27"/>
        <w:jc w:val="center"/>
        <w:rPr>
          <w:rFonts w:hint="eastAsia"/>
          <w:b/>
          <w:bCs/>
          <w:color w:val="auto"/>
        </w:rPr>
      </w:pPr>
      <w:r>
        <w:rPr>
          <w:b/>
          <w:bCs/>
          <w:color w:val="auto"/>
          <w:lang w:val="zh-CN"/>
        </w:rPr>
        <w:t>目录</w:t>
      </w:r>
    </w:p>
    <w:p w14:paraId="09931717">
      <w:pPr>
        <w:pStyle w:val="9"/>
        <w:tabs>
          <w:tab w:val="left" w:pos="420"/>
          <w:tab w:val="right" w:leader="dot" w:pos="9344"/>
        </w:tabs>
        <w:rPr>
          <w:rFonts w:hint="eastAsia"/>
          <w:sz w:val="22"/>
          <w:szCs w:val="24"/>
          <w14:ligatures w14:val="standardContextual"/>
        </w:rPr>
      </w:pPr>
      <w:r>
        <w:rPr>
          <w:rFonts w:cstheme="minorEastAsia"/>
          <w:kern w:val="0"/>
          <w:szCs w:val="21"/>
        </w:rPr>
        <w:fldChar w:fldCharType="begin"/>
      </w:r>
      <w:r>
        <w:rPr>
          <w:rFonts w:cstheme="minorEastAsia"/>
          <w:szCs w:val="21"/>
        </w:rPr>
        <w:instrText xml:space="preserve"> TOC \o "1-3" \h \z \u </w:instrText>
      </w:r>
      <w:r>
        <w:rPr>
          <w:rFonts w:cstheme="minorEastAsia"/>
          <w:kern w:val="0"/>
          <w:szCs w:val="21"/>
        </w:rPr>
        <w:fldChar w:fldCharType="separate"/>
      </w:r>
      <w:r>
        <w:fldChar w:fldCharType="begin"/>
      </w:r>
      <w:r>
        <w:instrText xml:space="preserve"> HYPERLINK \l "_Toc232978320" </w:instrText>
      </w:r>
      <w:r>
        <w:fldChar w:fldCharType="separate"/>
      </w:r>
      <w:r>
        <w:rPr>
          <w:rStyle w:val="16"/>
        </w:rPr>
        <w:t>1</w:t>
      </w:r>
      <w:r>
        <w:rPr>
          <w:rFonts w:hint="eastAsia"/>
          <w:sz w:val="22"/>
          <w:szCs w:val="24"/>
          <w14:ligatures w14:val="standardContextual"/>
        </w:rPr>
        <w:tab/>
      </w:r>
      <w:r>
        <w:rPr>
          <w:rStyle w:val="16"/>
        </w:rPr>
        <w:t>测试环境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_Toc232978320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E987CC">
      <w:pPr>
        <w:pStyle w:val="9"/>
        <w:tabs>
          <w:tab w:val="left" w:pos="420"/>
          <w:tab w:val="right" w:leader="dot" w:pos="9344"/>
        </w:tabs>
        <w:rPr>
          <w:rFonts w:hint="eastAsia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"_Toc232978321" </w:instrText>
      </w:r>
      <w:r>
        <w:fldChar w:fldCharType="separate"/>
      </w:r>
      <w:r>
        <w:rPr>
          <w:rStyle w:val="16"/>
        </w:rPr>
        <w:t>2</w:t>
      </w:r>
      <w:r>
        <w:rPr>
          <w:rFonts w:hint="eastAsia"/>
          <w:sz w:val="22"/>
          <w:szCs w:val="24"/>
          <w14:ligatures w14:val="standardContextual"/>
        </w:rPr>
        <w:tab/>
      </w:r>
      <w:r>
        <w:rPr>
          <w:rStyle w:val="16"/>
        </w:rPr>
        <w:t>功耗组成-NA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_Toc232978321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0B9107">
      <w:pPr>
        <w:pStyle w:val="9"/>
        <w:tabs>
          <w:tab w:val="left" w:pos="420"/>
          <w:tab w:val="right" w:leader="dot" w:pos="9344"/>
        </w:tabs>
        <w:rPr>
          <w:rFonts w:hint="eastAsia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"_Toc232978322" </w:instrText>
      </w:r>
      <w:r>
        <w:fldChar w:fldCharType="separate"/>
      </w:r>
      <w:r>
        <w:rPr>
          <w:rStyle w:val="16"/>
        </w:rPr>
        <w:t>3</w:t>
      </w:r>
      <w:r>
        <w:rPr>
          <w:rFonts w:hint="eastAsia"/>
          <w:sz w:val="22"/>
          <w:szCs w:val="24"/>
          <w14:ligatures w14:val="standardContextual"/>
        </w:rPr>
        <w:tab/>
      </w:r>
      <w:r>
        <w:rPr>
          <w:rStyle w:val="16"/>
        </w:rPr>
        <w:t>实际标准模式功耗测试：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_Toc232978322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2C76D06">
      <w:pPr>
        <w:pStyle w:val="9"/>
        <w:tabs>
          <w:tab w:val="left" w:pos="420"/>
          <w:tab w:val="right" w:leader="dot" w:pos="9344"/>
        </w:tabs>
        <w:rPr>
          <w:rFonts w:hint="eastAsia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"_Toc232978323" </w:instrText>
      </w:r>
      <w:r>
        <w:fldChar w:fldCharType="separate"/>
      </w:r>
      <w:r>
        <w:rPr>
          <w:rStyle w:val="16"/>
        </w:rPr>
        <w:t>4</w:t>
      </w:r>
      <w:r>
        <w:rPr>
          <w:rFonts w:hint="eastAsia"/>
          <w:sz w:val="22"/>
          <w:szCs w:val="24"/>
          <w14:ligatures w14:val="standardContextual"/>
        </w:rPr>
        <w:tab/>
      </w:r>
      <w:r>
        <w:rPr>
          <w:rStyle w:val="16"/>
        </w:rPr>
        <w:t>寻宠模式功耗：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_Toc232978323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AE2A7D">
      <w:pPr>
        <w:pStyle w:val="9"/>
        <w:tabs>
          <w:tab w:val="left" w:pos="420"/>
          <w:tab w:val="right" w:leader="dot" w:pos="9344"/>
        </w:tabs>
        <w:rPr>
          <w:rFonts w:hint="eastAsia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"_Toc232978324" </w:instrText>
      </w:r>
      <w:r>
        <w:fldChar w:fldCharType="separate"/>
      </w:r>
      <w:r>
        <w:rPr>
          <w:rStyle w:val="16"/>
        </w:rPr>
        <w:t>5</w:t>
      </w:r>
      <w:r>
        <w:rPr>
          <w:rFonts w:hint="eastAsia"/>
          <w:sz w:val="22"/>
          <w:szCs w:val="24"/>
          <w14:ligatures w14:val="standardContextual"/>
        </w:rPr>
        <w:tab/>
      </w:r>
      <w:r>
        <w:rPr>
          <w:rStyle w:val="16"/>
        </w:rPr>
        <w:t>正常使用时间估算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_Toc232978324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B242E1">
      <w:pPr>
        <w:rPr>
          <w:rFonts w:hint="eastAsia" w:ascii="宋体" w:hAnsi="宋体"/>
        </w:rPr>
      </w:pPr>
      <w:r>
        <w:rPr>
          <w:rFonts w:cstheme="minorEastAsia"/>
          <w:bCs/>
          <w:szCs w:val="21"/>
          <w:lang w:val="zh-CN"/>
        </w:rPr>
        <w:fldChar w:fldCharType="end"/>
      </w:r>
    </w:p>
    <w:p w14:paraId="5FBC9A56">
      <w:pPr>
        <w:rPr>
          <w:rFonts w:hint="eastAsia"/>
        </w:rPr>
      </w:pPr>
      <w:bookmarkStart w:id="0" w:name="_Toc372646792"/>
      <w:bookmarkStart w:id="1" w:name="_Toc246164005"/>
      <w:bookmarkStart w:id="2" w:name="_Toc445935147"/>
      <w:bookmarkStart w:id="3" w:name="_Toc373531900"/>
      <w:bookmarkStart w:id="4" w:name="_Toc227611463"/>
      <w:bookmarkStart w:id="5" w:name="_Toc372646656"/>
      <w:bookmarkStart w:id="6" w:name="_Toc232223988"/>
    </w:p>
    <w:p w14:paraId="6179C4F5">
      <w:pPr>
        <w:rPr>
          <w:rFonts w:hint="eastAsia"/>
        </w:rPr>
      </w:pPr>
    </w:p>
    <w:p w14:paraId="1785E48A">
      <w:pPr>
        <w:rPr>
          <w:rFonts w:hint="eastAsia"/>
        </w:rPr>
      </w:pPr>
    </w:p>
    <w:p w14:paraId="069D4D71">
      <w:pPr>
        <w:rPr>
          <w:rFonts w:hint="eastAsia"/>
        </w:rPr>
      </w:pPr>
    </w:p>
    <w:p w14:paraId="5BB08A37">
      <w:pPr>
        <w:rPr>
          <w:rFonts w:hint="eastAsia"/>
        </w:rPr>
      </w:pPr>
    </w:p>
    <w:p w14:paraId="1EB35997">
      <w:pPr>
        <w:rPr>
          <w:rFonts w:hint="eastAsia"/>
        </w:rPr>
      </w:pPr>
    </w:p>
    <w:p w14:paraId="6180C820">
      <w:pPr>
        <w:rPr>
          <w:rFonts w:hint="eastAsia"/>
        </w:rPr>
      </w:pPr>
    </w:p>
    <w:p w14:paraId="248A5E66">
      <w:pPr>
        <w:rPr>
          <w:rFonts w:hint="eastAsia"/>
        </w:rPr>
      </w:pPr>
    </w:p>
    <w:p w14:paraId="6B5442AC">
      <w:pPr>
        <w:rPr>
          <w:rFonts w:hint="eastAsia"/>
        </w:rPr>
      </w:pPr>
    </w:p>
    <w:p w14:paraId="1A8EB59A">
      <w:pPr>
        <w:rPr>
          <w:rFonts w:hint="eastAsia"/>
        </w:rPr>
      </w:pPr>
    </w:p>
    <w:p w14:paraId="6FD984D2">
      <w:pPr>
        <w:rPr>
          <w:rFonts w:hint="eastAsia"/>
        </w:rPr>
      </w:pPr>
    </w:p>
    <w:p w14:paraId="06C96F1E">
      <w:pPr>
        <w:rPr>
          <w:rFonts w:hint="eastAsia"/>
        </w:rPr>
      </w:pPr>
    </w:p>
    <w:p w14:paraId="78B88B11">
      <w:pPr>
        <w:rPr>
          <w:rFonts w:hint="eastAsia"/>
        </w:rPr>
      </w:pPr>
    </w:p>
    <w:bookmarkEnd w:id="0"/>
    <w:bookmarkEnd w:id="1"/>
    <w:bookmarkEnd w:id="2"/>
    <w:bookmarkEnd w:id="3"/>
    <w:bookmarkEnd w:id="4"/>
    <w:bookmarkEnd w:id="5"/>
    <w:bookmarkEnd w:id="6"/>
    <w:p w14:paraId="5ABBFBB7">
      <w:pPr>
        <w:pStyle w:val="2"/>
      </w:pPr>
      <w:bookmarkStart w:id="7" w:name="_Toc232978320"/>
      <w:r>
        <w:rPr>
          <w:rFonts w:hint="eastAsia"/>
        </w:rPr>
        <w:t>测试环境</w:t>
      </w:r>
      <w:bookmarkEnd w:id="7"/>
    </w:p>
    <w:p w14:paraId="78B495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测试设备：NA版本+奥地利A1卡</w:t>
      </w:r>
    </w:p>
    <w:p w14:paraId="42C865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测试地点：江苏 南京</w:t>
      </w:r>
    </w:p>
    <w:p w14:paraId="1CEF96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测试LTE模块固件版本：</w:t>
      </w:r>
      <w:r>
        <w:rPr>
          <w:sz w:val="28"/>
          <w:szCs w:val="28"/>
        </w:rPr>
        <w:t xml:space="preserve">EG800QNALCR01A06M04_A0.002.A0.002 </w:t>
      </w:r>
    </w:p>
    <w:p w14:paraId="2E5C2BEB">
      <w:pPr>
        <w:rPr>
          <w:rFonts w:ascii="微软雅黑" w:hAnsi="微软雅黑" w:eastAsia="微软雅黑" w:cs="微软雅黑"/>
          <w:color w:val="00000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测试设备MCU固件版本：</w:t>
      </w:r>
      <w:r>
        <w:rPr>
          <w:rFonts w:ascii="微软雅黑" w:hAnsi="微软雅黑" w:eastAsia="微软雅黑" w:cs="微软雅黑"/>
          <w:color w:val="000000"/>
          <w:sz w:val="28"/>
          <w:szCs w:val="28"/>
          <w:shd w:val="clear" w:color="auto" w:fill="FFFFFF"/>
        </w:rPr>
        <w:t>V01060020260617</w:t>
      </w:r>
    </w:p>
    <w:p w14:paraId="62151BA8">
      <w:pPr>
        <w:rPr>
          <w:rFonts w:hint="eastAsia" w:ascii="微软雅黑" w:hAnsi="微软雅黑" w:eastAsia="微软雅黑" w:cs="微软雅黑"/>
          <w:color w:val="00000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  <w:shd w:val="clear" w:color="auto" w:fill="FFFFFF"/>
        </w:rPr>
        <w:t>测试时间：2026/06/17</w:t>
      </w:r>
    </w:p>
    <w:p w14:paraId="6610ACC0">
      <w:pPr>
        <w:rPr>
          <w:rFonts w:hint="eastAsia" w:ascii="微软雅黑" w:hAnsi="微软雅黑" w:eastAsia="微软雅黑" w:cs="微软雅黑"/>
          <w:color w:val="000000"/>
          <w:sz w:val="28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  <w:shd w:val="clear" w:color="auto" w:fill="FFFFFF"/>
        </w:rPr>
        <w:t>测试人员：王本虎、程君霞</w:t>
      </w:r>
    </w:p>
    <w:p w14:paraId="63DB4048">
      <w:pPr>
        <w:rPr>
          <w:rFonts w:hint="eastAsia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  <w:shd w:val="clear" w:color="auto" w:fill="FFFFFF"/>
        </w:rPr>
        <w:t>测试功耗的仪器：英加EKA1080M</w:t>
      </w:r>
    </w:p>
    <w:p w14:paraId="210D9CE1">
      <w:pPr>
        <w:pStyle w:val="2"/>
      </w:pPr>
      <w:bookmarkStart w:id="8" w:name="_Toc232978321"/>
      <w:r>
        <w:rPr>
          <w:rFonts w:hint="eastAsia"/>
          <w:sz w:val="28"/>
          <w:szCs w:val="28"/>
        </w:rPr>
        <w:t>功耗组成-NA</w:t>
      </w:r>
      <w:bookmarkEnd w:id="8"/>
    </w:p>
    <w:p w14:paraId="22483AA8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设备底电流3.68mAh</w:t>
      </w:r>
    </w:p>
    <w:p w14:paraId="47FF0D7B">
      <w:pPr>
        <w:numPr>
          <w:ilvl w:val="1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其中包含各模块的待机功耗、蓝牙的1s周期广播</w:t>
      </w:r>
    </w:p>
    <w:p w14:paraId="1EB50858">
      <w:pPr>
        <w:rPr>
          <w:rFonts w:hint="eastAsia"/>
        </w:rPr>
      </w:pPr>
      <w:r>
        <w:drawing>
          <wp:inline distT="0" distB="0" distL="114300" distR="114300">
            <wp:extent cx="5923280" cy="3520440"/>
            <wp:effectExtent l="0" t="0" r="7620" b="1016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D796">
      <w:pPr>
        <w:rPr>
          <w:rFonts w:hint="eastAsia"/>
        </w:rPr>
      </w:pPr>
    </w:p>
    <w:p w14:paraId="08145124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GPS功耗约19.67-3.68=15.99mAh</w:t>
      </w:r>
    </w:p>
    <w:p w14:paraId="0E7975AC">
      <w:pPr>
        <w:rPr>
          <w:rFonts w:hint="eastAsia"/>
        </w:rPr>
      </w:pPr>
      <w:r>
        <w:drawing>
          <wp:inline distT="0" distB="0" distL="114300" distR="114300">
            <wp:extent cx="5923280" cy="3527425"/>
            <wp:effectExtent l="0" t="0" r="7620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05AC">
      <w:pPr>
        <w:rPr>
          <w:rFonts w:hint="eastAsia"/>
        </w:rPr>
      </w:pPr>
    </w:p>
    <w:p w14:paraId="037A8E8D">
      <w:pPr>
        <w:rPr>
          <w:rFonts w:hint="eastAsia"/>
        </w:rPr>
      </w:pPr>
    </w:p>
    <w:p w14:paraId="0FBB5C64">
      <w:pPr>
        <w:rPr>
          <w:rFonts w:hint="eastAsia"/>
        </w:rPr>
      </w:pPr>
    </w:p>
    <w:p w14:paraId="21D41F67">
      <w:pPr>
        <w:rPr>
          <w:rFonts w:hint="eastAsia"/>
        </w:rPr>
      </w:pPr>
    </w:p>
    <w:p w14:paraId="61C5794C">
      <w:pPr>
        <w:rPr>
          <w:rFonts w:hint="eastAsia"/>
        </w:rPr>
      </w:pPr>
    </w:p>
    <w:p w14:paraId="6FCB525E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LTE通信一次功耗约45.87-3.68=42.19mAh 时间约13s。</w:t>
      </w:r>
    </w:p>
    <w:p w14:paraId="6623C05B">
      <w:pPr>
        <w:rPr>
          <w:rFonts w:hint="eastAsia"/>
        </w:rPr>
      </w:pPr>
      <w:r>
        <w:drawing>
          <wp:inline distT="0" distB="0" distL="114300" distR="114300">
            <wp:extent cx="5932805" cy="3289935"/>
            <wp:effectExtent l="0" t="0" r="1079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4598">
      <w:pPr>
        <w:rPr>
          <w:rFonts w:hint="eastAsia"/>
        </w:rPr>
      </w:pPr>
    </w:p>
    <w:p w14:paraId="3A55863A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HPLMN（归属公共陆地移动网）搜索功能，主要用于</w:t>
      </w:r>
      <w:r>
        <w:rPr>
          <w:sz w:val="28"/>
          <w:szCs w:val="28"/>
        </w:rPr>
        <w:t>当模块漫游到非归属网络时，周期性地尝试搜索并优先回到归属网络</w:t>
      </w:r>
      <w:r>
        <w:fldChar w:fldCharType="begin"/>
      </w:r>
      <w:r>
        <w:instrText xml:space="preserve"> HYPERLINK "https://sixfab.com/wp-content/uploads/2023/11/Quectel_EC2xEG2xEG9xEM05_Series_QCFG_AT_Commands_Manual_V1.1.pdf" \l "14#8" \t "https://chat.deepseek.com/a/chat/s/_blank" </w:instrText>
      </w:r>
      <w:r>
        <w:fldChar w:fldCharType="separate"/>
      </w:r>
      <w:r>
        <w:fldChar w:fldCharType="end"/>
      </w:r>
      <w:r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>31.5-3.68=27.82mAh 固定约为96s，周期约30分钟一次。</w:t>
      </w:r>
    </w:p>
    <w:p w14:paraId="7E0B26C6">
      <w:pPr>
        <w:rPr>
          <w:rFonts w:hint="eastAsia"/>
        </w:rPr>
      </w:pPr>
      <w:r>
        <w:drawing>
          <wp:inline distT="0" distB="0" distL="114300" distR="114300">
            <wp:extent cx="5923280" cy="3531870"/>
            <wp:effectExtent l="0" t="0" r="7620" b="1143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739E">
      <w:pPr>
        <w:rPr>
          <w:rFonts w:hint="eastAsia"/>
        </w:rPr>
      </w:pPr>
    </w:p>
    <w:p w14:paraId="59EF2746">
      <w:pPr>
        <w:rPr>
          <w:rFonts w:hint="eastAsia"/>
        </w:rPr>
      </w:pPr>
    </w:p>
    <w:p w14:paraId="46C28F15">
      <w:pPr>
        <w:rPr>
          <w:rFonts w:hint="eastAsia"/>
        </w:rPr>
      </w:pPr>
    </w:p>
    <w:p w14:paraId="30F7ECA0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标准模式功耗估算：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141"/>
        <w:gridCol w:w="1141"/>
        <w:gridCol w:w="2541"/>
        <w:gridCol w:w="2158"/>
        <w:gridCol w:w="2093"/>
      </w:tblGrid>
      <w:tr w14:paraId="781A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  <w:gridSpan w:val="6"/>
          </w:tcPr>
          <w:p w14:paraId="323D815B">
            <w:pPr>
              <w:jc w:val="center"/>
              <w:rPr>
                <w:rFonts w:hint="eastAsia"/>
                <w:sz w:val="32"/>
                <w:szCs w:val="32"/>
                <w:highlight w:val="red"/>
              </w:rPr>
            </w:pPr>
            <w:r>
              <w:rPr>
                <w:rFonts w:hint="eastAsia"/>
                <w:sz w:val="32"/>
                <w:szCs w:val="32"/>
                <w:highlight w:val="red"/>
              </w:rPr>
              <w:t>GPS无信号环境功耗</w:t>
            </w:r>
          </w:p>
          <w:p w14:paraId="7C98419E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6046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234DEC0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功耗组成项</w:t>
            </w:r>
          </w:p>
        </w:tc>
        <w:tc>
          <w:tcPr>
            <w:tcW w:w="1141" w:type="dxa"/>
          </w:tcPr>
          <w:p w14:paraId="7F64EB3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功耗项目介绍</w:t>
            </w:r>
          </w:p>
        </w:tc>
        <w:tc>
          <w:tcPr>
            <w:tcW w:w="1141" w:type="dxa"/>
          </w:tcPr>
          <w:p w14:paraId="5DA05D9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平均功耗（连续工作一小时的功耗）</w:t>
            </w:r>
          </w:p>
        </w:tc>
        <w:tc>
          <w:tcPr>
            <w:tcW w:w="2541" w:type="dxa"/>
          </w:tcPr>
          <w:p w14:paraId="6C3273B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工作时长/次数</w:t>
            </w:r>
          </w:p>
        </w:tc>
        <w:tc>
          <w:tcPr>
            <w:tcW w:w="2158" w:type="dxa"/>
          </w:tcPr>
          <w:p w14:paraId="668D3C58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实际1小时工作功耗</w:t>
            </w:r>
          </w:p>
        </w:tc>
        <w:tc>
          <w:tcPr>
            <w:tcW w:w="2093" w:type="dxa"/>
          </w:tcPr>
          <w:p w14:paraId="5350DD4D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</w:tr>
      <w:tr w14:paraId="7288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6" w:type="dxa"/>
          </w:tcPr>
          <w:p w14:paraId="12189C78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14:paraId="553774E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底电流</w:t>
            </w:r>
          </w:p>
        </w:tc>
        <w:tc>
          <w:tcPr>
            <w:tcW w:w="1141" w:type="dxa"/>
          </w:tcPr>
          <w:p w14:paraId="4B8D4698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541" w:type="dxa"/>
          </w:tcPr>
          <w:p w14:paraId="05DA0C4A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1h</w:t>
            </w:r>
            <w:bookmarkStart w:id="12" w:name="_GoBack"/>
            <w:bookmarkEnd w:id="12"/>
          </w:p>
        </w:tc>
        <w:tc>
          <w:tcPr>
            <w:tcW w:w="2158" w:type="dxa"/>
          </w:tcPr>
          <w:p w14:paraId="191628E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093" w:type="dxa"/>
          </w:tcPr>
          <w:p w14:paraId="022C24B3">
            <w:pPr>
              <w:rPr>
                <w:rFonts w:hint="eastAsia"/>
                <w:sz w:val="28"/>
                <w:szCs w:val="28"/>
              </w:rPr>
            </w:pPr>
          </w:p>
        </w:tc>
      </w:tr>
      <w:tr w14:paraId="63D07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7F8A824A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141" w:type="dxa"/>
          </w:tcPr>
          <w:p w14:paraId="7FB5556D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LTE功耗</w:t>
            </w:r>
          </w:p>
        </w:tc>
        <w:tc>
          <w:tcPr>
            <w:tcW w:w="1141" w:type="dxa"/>
          </w:tcPr>
          <w:p w14:paraId="6A9B433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42.19mAh</w:t>
            </w:r>
          </w:p>
        </w:tc>
        <w:tc>
          <w:tcPr>
            <w:tcW w:w="2541" w:type="dxa"/>
          </w:tcPr>
          <w:p w14:paraId="616F52C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6*13s/3600s≈0.0217h</w:t>
            </w:r>
          </w:p>
        </w:tc>
        <w:tc>
          <w:tcPr>
            <w:tcW w:w="2158" w:type="dxa"/>
          </w:tcPr>
          <w:p w14:paraId="06C6768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0.915mAh</w:t>
            </w:r>
          </w:p>
        </w:tc>
        <w:tc>
          <w:tcPr>
            <w:tcW w:w="2093" w:type="dxa"/>
          </w:tcPr>
          <w:p w14:paraId="06BEE128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</w:t>
            </w:r>
          </w:p>
        </w:tc>
      </w:tr>
      <w:tr w14:paraId="60F7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509276A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141" w:type="dxa"/>
          </w:tcPr>
          <w:p w14:paraId="1DDDCED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GPS工作功耗</w:t>
            </w:r>
          </w:p>
        </w:tc>
        <w:tc>
          <w:tcPr>
            <w:tcW w:w="1141" w:type="dxa"/>
          </w:tcPr>
          <w:p w14:paraId="6153D09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15.99mAh</w:t>
            </w:r>
          </w:p>
        </w:tc>
        <w:tc>
          <w:tcPr>
            <w:tcW w:w="2541" w:type="dxa"/>
          </w:tcPr>
          <w:p w14:paraId="6776E2B6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6*60s/3600=0.1h</w:t>
            </w:r>
          </w:p>
        </w:tc>
        <w:tc>
          <w:tcPr>
            <w:tcW w:w="2158" w:type="dxa"/>
          </w:tcPr>
          <w:p w14:paraId="56E44B7D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1.599mAh</w:t>
            </w:r>
          </w:p>
        </w:tc>
        <w:tc>
          <w:tcPr>
            <w:tcW w:w="2093" w:type="dxa"/>
          </w:tcPr>
          <w:p w14:paraId="0F30DF6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10分钟一次，当无GPS信号时候会触发1分钟超时，功耗跑满1分钟</w:t>
            </w:r>
          </w:p>
        </w:tc>
      </w:tr>
      <w:tr w14:paraId="672D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1A9A14D6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141" w:type="dxa"/>
          </w:tcPr>
          <w:p w14:paraId="241E0F1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HPLMN搜索</w:t>
            </w:r>
          </w:p>
        </w:tc>
        <w:tc>
          <w:tcPr>
            <w:tcW w:w="1141" w:type="dxa"/>
          </w:tcPr>
          <w:p w14:paraId="3034B0E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27.82mAh</w:t>
            </w:r>
          </w:p>
        </w:tc>
        <w:tc>
          <w:tcPr>
            <w:tcW w:w="2541" w:type="dxa"/>
          </w:tcPr>
          <w:p w14:paraId="7074655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2*96s/3600s≈0.053h</w:t>
            </w:r>
          </w:p>
        </w:tc>
        <w:tc>
          <w:tcPr>
            <w:tcW w:w="2158" w:type="dxa"/>
          </w:tcPr>
          <w:p w14:paraId="3C5F998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1.474mAh</w:t>
            </w:r>
          </w:p>
        </w:tc>
        <w:tc>
          <w:tcPr>
            <w:tcW w:w="2093" w:type="dxa"/>
          </w:tcPr>
          <w:p w14:paraId="3A90FC5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约30分钟一次一次跑96s</w:t>
            </w:r>
          </w:p>
        </w:tc>
      </w:tr>
      <w:tr w14:paraId="6B6EE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9" w:type="dxa"/>
            <w:gridSpan w:val="4"/>
          </w:tcPr>
          <w:p w14:paraId="6136CE8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合计</w:t>
            </w:r>
          </w:p>
        </w:tc>
        <w:tc>
          <w:tcPr>
            <w:tcW w:w="2158" w:type="dxa"/>
          </w:tcPr>
          <w:p w14:paraId="0E9E876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3.68+0.915+1.599+1.474=7.668mAh</w:t>
            </w:r>
          </w:p>
        </w:tc>
        <w:tc>
          <w:tcPr>
            <w:tcW w:w="2093" w:type="dxa"/>
          </w:tcPr>
          <w:p w14:paraId="72BD839C">
            <w:pPr>
              <w:rPr>
                <w:rFonts w:hint="eastAsia"/>
                <w:sz w:val="28"/>
                <w:szCs w:val="28"/>
              </w:rPr>
            </w:pPr>
          </w:p>
        </w:tc>
      </w:tr>
      <w:tr w14:paraId="58B3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9" w:type="dxa"/>
            <w:gridSpan w:val="4"/>
          </w:tcPr>
          <w:p w14:paraId="18C3D9B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实际使用时长</w:t>
            </w:r>
          </w:p>
        </w:tc>
        <w:tc>
          <w:tcPr>
            <w:tcW w:w="2158" w:type="dxa"/>
          </w:tcPr>
          <w:p w14:paraId="2C8530D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1100mA/7.668/24≈6天</w:t>
            </w:r>
          </w:p>
        </w:tc>
        <w:tc>
          <w:tcPr>
            <w:tcW w:w="2093" w:type="dxa"/>
          </w:tcPr>
          <w:p w14:paraId="0CB00B71">
            <w:pPr>
              <w:rPr>
                <w:rFonts w:hint="eastAsia"/>
                <w:sz w:val="28"/>
                <w:szCs w:val="28"/>
              </w:rPr>
            </w:pPr>
          </w:p>
        </w:tc>
      </w:tr>
      <w:tr w14:paraId="4998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9570" w:type="dxa"/>
            <w:gridSpan w:val="6"/>
          </w:tcPr>
          <w:p w14:paraId="7ED8433F">
            <w:pPr>
              <w:tabs>
                <w:tab w:val="left" w:pos="3535"/>
              </w:tabs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32"/>
                <w:szCs w:val="32"/>
                <w:highlight w:val="red"/>
              </w:rPr>
              <w:t>GPS有信号环境功耗表现</w:t>
            </w:r>
          </w:p>
        </w:tc>
      </w:tr>
      <w:tr w14:paraId="3B50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030D857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41" w:type="dxa"/>
          </w:tcPr>
          <w:p w14:paraId="38C56F3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底电流</w:t>
            </w:r>
          </w:p>
        </w:tc>
        <w:tc>
          <w:tcPr>
            <w:tcW w:w="1141" w:type="dxa"/>
          </w:tcPr>
          <w:p w14:paraId="09491E3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541" w:type="dxa"/>
          </w:tcPr>
          <w:p w14:paraId="55186D5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1h</w:t>
            </w:r>
          </w:p>
        </w:tc>
        <w:tc>
          <w:tcPr>
            <w:tcW w:w="2158" w:type="dxa"/>
          </w:tcPr>
          <w:p w14:paraId="25282C4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3.68mAh</w:t>
            </w:r>
          </w:p>
        </w:tc>
        <w:tc>
          <w:tcPr>
            <w:tcW w:w="2093" w:type="dxa"/>
          </w:tcPr>
          <w:p w14:paraId="11386390">
            <w:pPr>
              <w:rPr>
                <w:rFonts w:hint="eastAsia"/>
                <w:sz w:val="28"/>
                <w:szCs w:val="28"/>
              </w:rPr>
            </w:pPr>
          </w:p>
        </w:tc>
      </w:tr>
      <w:tr w14:paraId="14CB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0FC505B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141" w:type="dxa"/>
          </w:tcPr>
          <w:p w14:paraId="147944C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LTE功耗</w:t>
            </w:r>
          </w:p>
        </w:tc>
        <w:tc>
          <w:tcPr>
            <w:tcW w:w="1141" w:type="dxa"/>
          </w:tcPr>
          <w:p w14:paraId="0B5147F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42.19mAh</w:t>
            </w:r>
          </w:p>
        </w:tc>
        <w:tc>
          <w:tcPr>
            <w:tcW w:w="2541" w:type="dxa"/>
          </w:tcPr>
          <w:p w14:paraId="484279E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6*13s/3600s≈0.0217h</w:t>
            </w:r>
          </w:p>
        </w:tc>
        <w:tc>
          <w:tcPr>
            <w:tcW w:w="2158" w:type="dxa"/>
          </w:tcPr>
          <w:p w14:paraId="394AEB48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0.915mAh</w:t>
            </w:r>
          </w:p>
        </w:tc>
        <w:tc>
          <w:tcPr>
            <w:tcW w:w="2093" w:type="dxa"/>
          </w:tcPr>
          <w:p w14:paraId="0A30FFA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</w:t>
            </w:r>
          </w:p>
        </w:tc>
      </w:tr>
      <w:tr w14:paraId="54B7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5A668D0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141" w:type="dxa"/>
          </w:tcPr>
          <w:p w14:paraId="2B3C697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GPS工作功耗</w:t>
            </w:r>
          </w:p>
        </w:tc>
        <w:tc>
          <w:tcPr>
            <w:tcW w:w="1141" w:type="dxa"/>
          </w:tcPr>
          <w:p w14:paraId="47A67E4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15.89mAh</w:t>
            </w:r>
          </w:p>
        </w:tc>
        <w:tc>
          <w:tcPr>
            <w:tcW w:w="2541" w:type="dxa"/>
          </w:tcPr>
          <w:p w14:paraId="59473C4A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6*15s/3600s=0.025h</w:t>
            </w:r>
          </w:p>
        </w:tc>
        <w:tc>
          <w:tcPr>
            <w:tcW w:w="2158" w:type="dxa"/>
          </w:tcPr>
          <w:p w14:paraId="1CE0BC3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0.397mAh</w:t>
            </w:r>
          </w:p>
        </w:tc>
        <w:tc>
          <w:tcPr>
            <w:tcW w:w="2093" w:type="dxa"/>
          </w:tcPr>
          <w:p w14:paraId="74A0B7C8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10分钟一次，当无GPS信号时候会触发1分钟超时，功耗跑满1分钟</w:t>
            </w:r>
          </w:p>
        </w:tc>
      </w:tr>
      <w:tr w14:paraId="0AC2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</w:tcPr>
          <w:p w14:paraId="1B6641F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141" w:type="dxa"/>
          </w:tcPr>
          <w:p w14:paraId="3CFCACE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HPLMN搜索</w:t>
            </w:r>
          </w:p>
        </w:tc>
        <w:tc>
          <w:tcPr>
            <w:tcW w:w="1141" w:type="dxa"/>
          </w:tcPr>
          <w:p w14:paraId="448187B6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27.82mAh</w:t>
            </w:r>
          </w:p>
        </w:tc>
        <w:tc>
          <w:tcPr>
            <w:tcW w:w="2541" w:type="dxa"/>
          </w:tcPr>
          <w:p w14:paraId="384025A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2*96s/3600s≈0.053h</w:t>
            </w:r>
          </w:p>
        </w:tc>
        <w:tc>
          <w:tcPr>
            <w:tcW w:w="2158" w:type="dxa"/>
          </w:tcPr>
          <w:p w14:paraId="0FF0B3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1.474mAh</w:t>
            </w:r>
          </w:p>
        </w:tc>
        <w:tc>
          <w:tcPr>
            <w:tcW w:w="2093" w:type="dxa"/>
          </w:tcPr>
          <w:p w14:paraId="2030CA01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约30分钟一次一次跑96s</w:t>
            </w:r>
          </w:p>
        </w:tc>
      </w:tr>
      <w:tr w14:paraId="2A9C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9" w:type="dxa"/>
            <w:gridSpan w:val="4"/>
          </w:tcPr>
          <w:p w14:paraId="5884388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合计</w:t>
            </w:r>
          </w:p>
        </w:tc>
        <w:tc>
          <w:tcPr>
            <w:tcW w:w="2158" w:type="dxa"/>
          </w:tcPr>
          <w:p w14:paraId="63791776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3.68+0.915+0.397+1.474=6.466mAh</w:t>
            </w:r>
          </w:p>
        </w:tc>
        <w:tc>
          <w:tcPr>
            <w:tcW w:w="2093" w:type="dxa"/>
          </w:tcPr>
          <w:p w14:paraId="3785FF35">
            <w:pPr>
              <w:rPr>
                <w:rFonts w:hint="eastAsia"/>
                <w:sz w:val="28"/>
                <w:szCs w:val="28"/>
              </w:rPr>
            </w:pPr>
          </w:p>
        </w:tc>
      </w:tr>
      <w:tr w14:paraId="1C289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9" w:type="dxa"/>
            <w:gridSpan w:val="4"/>
          </w:tcPr>
          <w:p w14:paraId="4B0DC4D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实际使用时长</w:t>
            </w:r>
          </w:p>
        </w:tc>
        <w:tc>
          <w:tcPr>
            <w:tcW w:w="2158" w:type="dxa"/>
          </w:tcPr>
          <w:p w14:paraId="6A46108C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1100mA/6.54/24≈7天</w:t>
            </w:r>
          </w:p>
        </w:tc>
        <w:tc>
          <w:tcPr>
            <w:tcW w:w="2093" w:type="dxa"/>
          </w:tcPr>
          <w:p w14:paraId="1CF5C8E4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实际使用电池按照1100mAh估算</w:t>
            </w:r>
          </w:p>
        </w:tc>
      </w:tr>
      <w:tr w14:paraId="0F53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9" w:type="dxa"/>
            <w:gridSpan w:val="4"/>
          </w:tcPr>
          <w:p w14:paraId="5CB1CD9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8" w:type="dxa"/>
          </w:tcPr>
          <w:p w14:paraId="2C299D0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093" w:type="dxa"/>
          </w:tcPr>
          <w:p w14:paraId="537A210F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02C71855">
      <w:pPr>
        <w:ind w:firstLine="420"/>
        <w:rPr>
          <w:rFonts w:hint="eastAsia"/>
          <w:sz w:val="28"/>
          <w:szCs w:val="28"/>
        </w:rPr>
      </w:pPr>
    </w:p>
    <w:p w14:paraId="2AFD2EF3">
      <w:pPr>
        <w:pStyle w:val="2"/>
        <w:rPr>
          <w:sz w:val="28"/>
          <w:szCs w:val="28"/>
        </w:rPr>
      </w:pPr>
      <w:bookmarkStart w:id="9" w:name="_Toc232978322"/>
      <w:r>
        <w:rPr>
          <w:rFonts w:hint="eastAsia"/>
          <w:sz w:val="28"/>
          <w:szCs w:val="28"/>
        </w:rPr>
        <w:t>实际标准模式功耗测试：</w:t>
      </w:r>
      <w:bookmarkEnd w:id="9"/>
    </w:p>
    <w:p w14:paraId="4DFEF15A">
      <w:pPr>
        <w:jc w:val="left"/>
        <w:rPr>
          <w:rFonts w:hint="eastAsia"/>
          <w:sz w:val="32"/>
          <w:szCs w:val="32"/>
        </w:rPr>
      </w:pPr>
    </w:p>
    <w:p w14:paraId="487DE8B4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32"/>
          <w:szCs w:val="32"/>
        </w:rPr>
        <w:t>GPS无信号环境功耗实际测试功耗图：</w:t>
      </w:r>
    </w:p>
    <w:p w14:paraId="21552785">
      <w:pPr>
        <w:ind w:firstLine="420"/>
        <w:rPr>
          <w:rFonts w:hint="eastAsia"/>
        </w:rPr>
      </w:pPr>
      <w:r>
        <w:drawing>
          <wp:inline distT="0" distB="0" distL="114300" distR="114300">
            <wp:extent cx="5923280" cy="3485515"/>
            <wp:effectExtent l="0" t="0" r="7620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E2E5">
      <w:pPr>
        <w:ind w:firstLine="420"/>
        <w:rPr>
          <w:rFonts w:hint="eastAsia"/>
        </w:rPr>
      </w:pPr>
    </w:p>
    <w:p w14:paraId="73E25344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GPS有信号环境功耗实际测试功耗图（窗户边）：</w:t>
      </w:r>
    </w:p>
    <w:p w14:paraId="4CA13D01">
      <w:pPr>
        <w:rPr>
          <w:rFonts w:hint="eastAsia"/>
        </w:rPr>
      </w:pPr>
    </w:p>
    <w:p w14:paraId="1634BA57">
      <w:pPr>
        <w:ind w:firstLine="42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921375" cy="3771900"/>
            <wp:effectExtent l="0" t="0" r="9525" b="0"/>
            <wp:docPr id="19" name="图片 19" descr="4b03a019f1e1e93f07d30b3f86425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b03a019f1e1e93f07d30b3f86425d9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65A2">
      <w:pPr>
        <w:pStyle w:val="2"/>
        <w:rPr>
          <w:sz w:val="28"/>
          <w:szCs w:val="28"/>
        </w:rPr>
      </w:pPr>
      <w:bookmarkStart w:id="10" w:name="_Toc232978323"/>
      <w:r>
        <w:rPr>
          <w:rFonts w:hint="eastAsia"/>
          <w:sz w:val="28"/>
          <w:szCs w:val="28"/>
        </w:rPr>
        <w:t>寻宠模式功耗：</w:t>
      </w:r>
      <w:bookmarkEnd w:id="10"/>
    </w:p>
    <w:p w14:paraId="6B90E3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921375" cy="3771900"/>
            <wp:effectExtent l="0" t="0" r="9525" b="0"/>
            <wp:docPr id="20" name="图片 20" descr="d37d5f71eb88f14a47c0d85dcbf83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37d5f71eb88f14a47c0d85dcbf83ff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A687">
      <w:pPr>
        <w:rPr>
          <w:rFonts w:hint="eastAsia"/>
          <w:sz w:val="28"/>
          <w:szCs w:val="28"/>
        </w:rPr>
      </w:pPr>
    </w:p>
    <w:p w14:paraId="46545BFD">
      <w:pPr>
        <w:pStyle w:val="2"/>
        <w:rPr>
          <w:sz w:val="28"/>
          <w:szCs w:val="28"/>
        </w:rPr>
      </w:pPr>
      <w:bookmarkStart w:id="11" w:name="_Toc232978324"/>
      <w:r>
        <w:rPr>
          <w:rFonts w:hint="eastAsia"/>
          <w:sz w:val="28"/>
          <w:szCs w:val="28"/>
        </w:rPr>
        <w:t>正常使用时间估算</w:t>
      </w:r>
      <w:bookmarkEnd w:id="11"/>
    </w:p>
    <w:p w14:paraId="2D59D5AC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一天默认标准模式（有信号）+2小时的寻宠功耗：</w:t>
      </w:r>
    </w:p>
    <w:p w14:paraId="6A66FC6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（6.75mAh*22h+65.49mAh*2h）/24h=11.645mAh</w:t>
      </w:r>
    </w:p>
    <w:p w14:paraId="0BECE75D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1100mAh电池估算可使用时间：1100/11.645≈95h≈</w:t>
      </w:r>
      <w:r>
        <w:rPr>
          <w:rFonts w:hint="eastAsia"/>
          <w:sz w:val="28"/>
          <w:szCs w:val="28"/>
          <w:highlight w:val="red"/>
        </w:rPr>
        <w:t>4</w:t>
      </w:r>
      <w:r>
        <w:rPr>
          <w:rFonts w:hint="eastAsia"/>
          <w:sz w:val="28"/>
          <w:szCs w:val="28"/>
        </w:rPr>
        <w:t>天</w:t>
      </w:r>
    </w:p>
    <w:p w14:paraId="1A749143">
      <w:pPr>
        <w:ind w:left="420" w:firstLine="420"/>
        <w:rPr>
          <w:rFonts w:hint="eastAsia"/>
          <w:sz w:val="28"/>
          <w:szCs w:val="28"/>
        </w:rPr>
      </w:pPr>
    </w:p>
    <w:p w14:paraId="04F56CD8">
      <w:pPr>
        <w:rPr>
          <w:rFonts w:hint="eastAsia"/>
        </w:rPr>
      </w:pPr>
    </w:p>
    <w:sectPr>
      <w:headerReference r:id="rId3" w:type="default"/>
      <w:footerReference r:id="rId4" w:type="default"/>
      <w:type w:val="oddPage"/>
      <w:pgSz w:w="11906" w:h="16838"/>
      <w:pgMar w:top="1418" w:right="1134" w:bottom="1134" w:left="1134" w:header="851" w:footer="567" w:gutter="284"/>
      <w:pgBorders w:offsetFrom="page">
        <w:bottom w:val="single" w:color="auto" w:sz="4" w:space="1"/>
      </w:pgBorders>
      <w:cols w:space="720" w:num="1"/>
      <w:docGrid w:linePitch="31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27A8F">
    <w:pPr>
      <w:pStyle w:val="7"/>
      <w:rPr>
        <w:rFonts w:hint="eastAsia"/>
      </w:rPr>
    </w:pPr>
  </w:p>
  <w:p w14:paraId="3734A627">
    <w:pPr>
      <w:pStyle w:val="7"/>
      <w:rPr>
        <w:rFonts w:hint="eastAsia"/>
      </w:rPr>
    </w:pPr>
    <w:r>
      <w:t xml:space="preserve">© </w:t>
    </w:r>
    <w:r>
      <w:rPr>
        <w:rFonts w:hint="eastAsia"/>
      </w:rPr>
      <w:t>上海沐申</w:t>
    </w:r>
    <w:r>
      <w:t>版权所有</w:t>
    </w:r>
    <w:r>
      <w:rPr>
        <w:rFonts w:hint="eastAsia"/>
      </w:rPr>
      <w:t xml:space="preserve">, </w:t>
    </w:r>
    <w:r>
      <w:t>202</w:t>
    </w:r>
    <w:r>
      <w:rPr>
        <w:rFonts w:hint="eastAsia"/>
      </w:rPr>
      <w:t xml:space="preserve">6                                                              </w:t>
    </w:r>
    <w:r>
      <w:t xml:space="preserve"> Page </w:t>
    </w: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14</w:t>
    </w:r>
    <w:r>
      <w:fldChar w:fldCharType="end"/>
    </w:r>
  </w:p>
  <w:p w14:paraId="79D6F6B6">
    <w:pPr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75660">
    <w:pPr>
      <w:pStyle w:val="8"/>
      <w:jc w:val="left"/>
      <w:rPr>
        <w:rFonts w:hint="eastAsia"/>
      </w:rPr>
    </w:pPr>
    <w:r>
      <w:drawing>
        <wp:inline distT="0" distB="0" distL="0" distR="0">
          <wp:extent cx="1016000" cy="186690"/>
          <wp:effectExtent l="0" t="0" r="0" b="381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834" cy="19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</w:t>
    </w:r>
    <w:r>
      <w:rPr>
        <w:rFonts w:hint="eastAsia"/>
      </w:rPr>
      <w:t>上海沐申信息技术有限公司</w:t>
    </w:r>
  </w:p>
  <w:p w14:paraId="15D97F83">
    <w:pPr>
      <w:pStyle w:val="8"/>
      <w:jc w:val="right"/>
      <w:rPr>
        <w:rFonts w:hint="eastAsia"/>
      </w:rPr>
    </w:pPr>
    <w:r>
      <w:rPr>
        <w:rFonts w:hint="eastAsia" w:ascii="宋体"/>
      </w:rPr>
      <w:t>上海市徐汇区桂平路333号聚科生物园区Ⅱ期6号楼503室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73109"/>
    <w:multiLevelType w:val="multilevel"/>
    <w:tmpl w:val="0EB7310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636"/>
        </w:tabs>
        <w:ind w:left="63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264C99DF"/>
    <w:multiLevelType w:val="multilevel"/>
    <w:tmpl w:val="264C99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月落乌瞳泪成虹！">
    <w15:presenceInfo w15:providerId="None" w15:userId="月落乌瞳泪成虹！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3BF"/>
    <w:rsid w:val="000A5A28"/>
    <w:rsid w:val="000B41E4"/>
    <w:rsid w:val="000F7605"/>
    <w:rsid w:val="00191092"/>
    <w:rsid w:val="001E04AF"/>
    <w:rsid w:val="001E1692"/>
    <w:rsid w:val="001F4D32"/>
    <w:rsid w:val="00305E45"/>
    <w:rsid w:val="003223B2"/>
    <w:rsid w:val="003833BF"/>
    <w:rsid w:val="003D1A51"/>
    <w:rsid w:val="003D6CB4"/>
    <w:rsid w:val="003E32C4"/>
    <w:rsid w:val="00411AD2"/>
    <w:rsid w:val="004204C3"/>
    <w:rsid w:val="00471BA5"/>
    <w:rsid w:val="004E4689"/>
    <w:rsid w:val="0052588F"/>
    <w:rsid w:val="00534999"/>
    <w:rsid w:val="00554CD0"/>
    <w:rsid w:val="00563498"/>
    <w:rsid w:val="005C45B7"/>
    <w:rsid w:val="005D159D"/>
    <w:rsid w:val="006A3093"/>
    <w:rsid w:val="006A4920"/>
    <w:rsid w:val="006C6829"/>
    <w:rsid w:val="006D7781"/>
    <w:rsid w:val="006E42D2"/>
    <w:rsid w:val="007972B4"/>
    <w:rsid w:val="007F0C61"/>
    <w:rsid w:val="00827338"/>
    <w:rsid w:val="008D021C"/>
    <w:rsid w:val="00911212"/>
    <w:rsid w:val="0091788F"/>
    <w:rsid w:val="00927C5A"/>
    <w:rsid w:val="00995264"/>
    <w:rsid w:val="00A174CD"/>
    <w:rsid w:val="00A57926"/>
    <w:rsid w:val="00AD537D"/>
    <w:rsid w:val="00AD67F5"/>
    <w:rsid w:val="00B12E36"/>
    <w:rsid w:val="00B7054B"/>
    <w:rsid w:val="00B70A51"/>
    <w:rsid w:val="00B822D4"/>
    <w:rsid w:val="00B93023"/>
    <w:rsid w:val="00BC03CF"/>
    <w:rsid w:val="00C72FF9"/>
    <w:rsid w:val="00C92E94"/>
    <w:rsid w:val="00D75CEF"/>
    <w:rsid w:val="00D77090"/>
    <w:rsid w:val="00D84228"/>
    <w:rsid w:val="00D85C2F"/>
    <w:rsid w:val="00D90D81"/>
    <w:rsid w:val="00DB2352"/>
    <w:rsid w:val="00DD075E"/>
    <w:rsid w:val="00DE5EA9"/>
    <w:rsid w:val="00E54114"/>
    <w:rsid w:val="00E64BBE"/>
    <w:rsid w:val="00E75DFF"/>
    <w:rsid w:val="00E96CDE"/>
    <w:rsid w:val="00EA0847"/>
    <w:rsid w:val="00EA694C"/>
    <w:rsid w:val="00ED0198"/>
    <w:rsid w:val="00EE13AF"/>
    <w:rsid w:val="00EF3767"/>
    <w:rsid w:val="00F12520"/>
    <w:rsid w:val="00F4538B"/>
    <w:rsid w:val="00F71AED"/>
    <w:rsid w:val="00F81B63"/>
    <w:rsid w:val="00F81DD6"/>
    <w:rsid w:val="00F96649"/>
    <w:rsid w:val="00FB335C"/>
    <w:rsid w:val="00FB5ACC"/>
    <w:rsid w:val="20F546B7"/>
    <w:rsid w:val="21360BC3"/>
    <w:rsid w:val="24055A10"/>
    <w:rsid w:val="25A5146A"/>
    <w:rsid w:val="2B0E6AF2"/>
    <w:rsid w:val="2DB90CBD"/>
    <w:rsid w:val="2F1C732E"/>
    <w:rsid w:val="32DE1E9B"/>
    <w:rsid w:val="34671A8A"/>
    <w:rsid w:val="3B2B1978"/>
    <w:rsid w:val="3F480FA1"/>
    <w:rsid w:val="3FAA4F52"/>
    <w:rsid w:val="406F7991"/>
    <w:rsid w:val="422E75D1"/>
    <w:rsid w:val="479B74B7"/>
    <w:rsid w:val="47AA3DF5"/>
    <w:rsid w:val="480768FB"/>
    <w:rsid w:val="48AC6892"/>
    <w:rsid w:val="4BC9384F"/>
    <w:rsid w:val="4FCE49AC"/>
    <w:rsid w:val="52E56DF3"/>
    <w:rsid w:val="5F356467"/>
    <w:rsid w:val="69D5787D"/>
    <w:rsid w:val="6D1F7993"/>
    <w:rsid w:val="6E522AC7"/>
    <w:rsid w:val="6EE93F0D"/>
    <w:rsid w:val="6F3F1848"/>
    <w:rsid w:val="707873B4"/>
    <w:rsid w:val="7159339E"/>
    <w:rsid w:val="7273305B"/>
    <w:rsid w:val="75D700AB"/>
    <w:rsid w:val="7C7F4F4E"/>
    <w:rsid w:val="7D93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pageBreakBefore/>
      <w:widowControl/>
      <w:numPr>
        <w:ilvl w:val="0"/>
        <w:numId w:val="1"/>
      </w:numPr>
      <w:spacing w:after="160"/>
      <w:jc w:val="left"/>
      <w:outlineLvl w:val="0"/>
    </w:pPr>
    <w:rPr>
      <w:rFonts w:ascii="Arial" w:hAnsi="Arial"/>
      <w:b/>
      <w:caps/>
      <w:kern w:val="0"/>
      <w:sz w:val="24"/>
      <w:szCs w:val="20"/>
    </w:rPr>
  </w:style>
  <w:style w:type="paragraph" w:styleId="3">
    <w:name w:val="heading 2"/>
    <w:basedOn w:val="2"/>
    <w:next w:val="1"/>
    <w:link w:val="21"/>
    <w:qFormat/>
    <w:uiPriority w:val="0"/>
    <w:pPr>
      <w:pageBreakBefore w:val="0"/>
      <w:numPr>
        <w:ilvl w:val="1"/>
      </w:numPr>
      <w:spacing w:before="200" w:after="120"/>
      <w:outlineLvl w:val="1"/>
    </w:pPr>
    <w:rPr>
      <w:caps w:val="0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1"/>
    <w:unhideWhenUsed/>
    <w:qFormat/>
    <w:uiPriority w:val="99"/>
    <w:pPr>
      <w:jc w:val="left"/>
    </w:pPr>
  </w:style>
  <w:style w:type="paragraph" w:styleId="6">
    <w:name w:val="Body Text Indent"/>
    <w:basedOn w:val="1"/>
    <w:link w:val="24"/>
    <w:semiHidden/>
    <w:unhideWhenUsed/>
    <w:qFormat/>
    <w:uiPriority w:val="99"/>
    <w:pPr>
      <w:spacing w:after="120"/>
      <w:ind w:left="420" w:leftChars="200"/>
    </w:pPr>
  </w:style>
  <w:style w:type="paragraph" w:styleId="7">
    <w:name w:val="footer"/>
    <w:basedOn w:val="1"/>
    <w:link w:val="1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annotation subject"/>
    <w:basedOn w:val="5"/>
    <w:next w:val="5"/>
    <w:link w:val="32"/>
    <w:semiHidden/>
    <w:unhideWhenUsed/>
    <w:qFormat/>
    <w:uiPriority w:val="99"/>
    <w:rPr>
      <w:b/>
      <w:bCs/>
    </w:rPr>
  </w:style>
  <w:style w:type="paragraph" w:styleId="12">
    <w:name w:val="Body Text First Indent 2"/>
    <w:basedOn w:val="6"/>
    <w:link w:val="22"/>
    <w:semiHidden/>
    <w:unhideWhenUsed/>
    <w:qFormat/>
    <w:uiPriority w:val="0"/>
    <w:pPr>
      <w:ind w:firstLine="420" w:firstLineChars="200"/>
    </w:pPr>
    <w:rPr>
      <w:rFonts w:ascii="Tahoma" w:hAnsi="Tahoma" w:eastAsia="宋体"/>
      <w:szCs w:val="21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8">
    <w:name w:val="页眉 字符"/>
    <w:basedOn w:val="15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5"/>
    <w:link w:val="7"/>
    <w:qFormat/>
    <w:uiPriority w:val="99"/>
    <w:rPr>
      <w:sz w:val="18"/>
      <w:szCs w:val="18"/>
    </w:rPr>
  </w:style>
  <w:style w:type="character" w:customStyle="1" w:styleId="20">
    <w:name w:val="标题 1 字符"/>
    <w:basedOn w:val="15"/>
    <w:link w:val="2"/>
    <w:qFormat/>
    <w:uiPriority w:val="0"/>
    <w:rPr>
      <w:rFonts w:ascii="Arial" w:hAnsi="Arial"/>
      <w:b/>
      <w:caps/>
      <w:kern w:val="0"/>
      <w:sz w:val="24"/>
      <w:szCs w:val="20"/>
      <w:lang w:val="en-US" w:eastAsia="zh-CN"/>
    </w:rPr>
  </w:style>
  <w:style w:type="character" w:customStyle="1" w:styleId="21">
    <w:name w:val="标题 2 字符"/>
    <w:basedOn w:val="15"/>
    <w:link w:val="3"/>
    <w:qFormat/>
    <w:uiPriority w:val="0"/>
    <w:rPr>
      <w:rFonts w:ascii="Arial" w:hAnsi="Arial"/>
      <w:b/>
      <w:kern w:val="0"/>
      <w:sz w:val="24"/>
      <w:szCs w:val="20"/>
      <w:lang w:val="en-US" w:eastAsia="zh-CN"/>
    </w:rPr>
  </w:style>
  <w:style w:type="character" w:customStyle="1" w:styleId="22">
    <w:name w:val="正文文本首行缩进 2 字符1"/>
    <w:link w:val="12"/>
    <w:qFormat/>
    <w:uiPriority w:val="0"/>
    <w:rPr>
      <w:rFonts w:ascii="Tahoma" w:hAnsi="Tahoma" w:eastAsia="宋体"/>
      <w:kern w:val="2"/>
      <w:sz w:val="21"/>
      <w:szCs w:val="21"/>
      <w:lang w:val="en-US" w:eastAsia="zh-CN" w:bidi="ar-SA"/>
    </w:rPr>
  </w:style>
  <w:style w:type="paragraph" w:customStyle="1" w:styleId="23">
    <w:name w:val="_Style 13"/>
    <w:basedOn w:val="9"/>
    <w:next w:val="1"/>
    <w:qFormat/>
    <w:uiPriority w:val="39"/>
    <w:pPr>
      <w:widowControl/>
      <w:tabs>
        <w:tab w:val="right" w:leader="dot" w:pos="8505"/>
      </w:tabs>
      <w:ind w:left="737" w:right="851" w:hanging="567"/>
      <w:jc w:val="left"/>
    </w:pPr>
    <w:rPr>
      <w:rFonts w:ascii="Arial" w:hAnsi="Arial"/>
      <w:kern w:val="0"/>
      <w:sz w:val="20"/>
    </w:rPr>
  </w:style>
  <w:style w:type="character" w:customStyle="1" w:styleId="24">
    <w:name w:val="正文文本缩进 字符"/>
    <w:basedOn w:val="15"/>
    <w:link w:val="6"/>
    <w:semiHidden/>
    <w:qFormat/>
    <w:uiPriority w:val="99"/>
  </w:style>
  <w:style w:type="character" w:customStyle="1" w:styleId="25">
    <w:name w:val="正文文本首行缩进 2 字符"/>
    <w:basedOn w:val="24"/>
    <w:semiHidden/>
    <w:qFormat/>
    <w:uiPriority w:val="99"/>
  </w:style>
  <w:style w:type="paragraph" w:customStyle="1" w:styleId="26">
    <w:name w:val="1"/>
    <w:basedOn w:val="9"/>
    <w:next w:val="1"/>
    <w:qFormat/>
    <w:uiPriority w:val="39"/>
    <w:pPr>
      <w:widowControl/>
      <w:tabs>
        <w:tab w:val="right" w:leader="dot" w:pos="8505"/>
      </w:tabs>
      <w:ind w:left="737" w:right="851" w:hanging="567"/>
      <w:jc w:val="left"/>
    </w:pPr>
    <w:rPr>
      <w:rFonts w:ascii="Arial" w:hAnsi="Arial"/>
      <w:kern w:val="0"/>
      <w:sz w:val="20"/>
    </w:rPr>
  </w:style>
  <w:style w:type="paragraph" w:customStyle="1" w:styleId="27">
    <w:name w:val="TOC 标题1"/>
    <w:basedOn w:val="2"/>
    <w:next w:val="1"/>
    <w:unhideWhenUsed/>
    <w:qFormat/>
    <w:uiPriority w:val="39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aps w:val="0"/>
      <w:color w:val="2F5597" w:themeColor="accent1" w:themeShade="BF"/>
      <w:sz w:val="32"/>
      <w:szCs w:val="32"/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customStyle="1" w:styleId="29">
    <w:name w:val="标题 3 字符"/>
    <w:basedOn w:val="15"/>
    <w:link w:val="4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30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1">
    <w:name w:val="批注文字 字符"/>
    <w:basedOn w:val="15"/>
    <w:link w:val="5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32">
    <w:name w:val="批注主题 字符"/>
    <w:basedOn w:val="31"/>
    <w:link w:val="11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33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列表段落1"/>
    <w:basedOn w:val="1"/>
    <w:qFormat/>
    <w:uiPriority w:val="0"/>
    <w:pPr>
      <w:spacing w:before="100" w:beforeAutospacing="1" w:after="160" w:line="276" w:lineRule="auto"/>
      <w:ind w:left="720"/>
      <w:contextualSpacing/>
      <w:jc w:val="left"/>
    </w:pPr>
    <w:rPr>
      <w:rFonts w:ascii="等线" w:hAnsi="等线" w:eastAsia="等线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642</Words>
  <Characters>1177</Characters>
  <Lines>52</Lines>
  <Paragraphs>61</Paragraphs>
  <TotalTime>5226</TotalTime>
  <ScaleCrop>false</ScaleCrop>
  <LinksUpToDate>false</LinksUpToDate>
  <CharactersWithSpaces>1243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2026-06-08T08:00:00Z</dcterms:created>
  <dc:creator>CASH</dc:creator>
  <cp:lastModifiedBy>13358705870</cp:lastModifiedBy>
  <dcterms:modified xsi:type="dcterms:W3CDTF">2026-09-03T09:51:01Z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eyJoZGlkIjoiODkzZTgwNzQ0NzRhMTk1OTg1N2NjZjlmYzdmNTQyYzgiLCJ1c2VySWQiOiIxODYzNzMzNjE2In0=</vt:lpwstr>
  </property>
  <property fmtid="{D5CDD505-2E9C-101B-9397-08002B2CF9AE}" pid="3" name="KSOProductBuildVer">
    <vt:lpwstr>2052-12.1.0.28505</vt:lpwstr>
  </property>
  <property fmtid="{D5CDD505-2E9C-101B-9397-08002B2CF9AE}" pid="4" name="ICV">
    <vt:lpwstr>39FB78394FF74B9CAA4BFADB264B6E42_13</vt:lpwstr>
  </property>
</Properties>
</file>