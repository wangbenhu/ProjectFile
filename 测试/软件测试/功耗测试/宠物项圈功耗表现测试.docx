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A0774" w14:textId="77777777" w:rsidR="00F81B63" w:rsidRDefault="00000000">
      <w:pPr>
        <w:jc w:val="right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                                                 @</w:t>
      </w:r>
      <w:r>
        <w:rPr>
          <w:rFonts w:ascii="宋体" w:hAnsi="宋体" w:hint="eastAsia"/>
          <w:szCs w:val="21"/>
        </w:rPr>
        <w:t>内部文档</w:t>
      </w:r>
    </w:p>
    <w:p w14:paraId="376C9800" w14:textId="77777777" w:rsidR="00F81B63" w:rsidRDefault="00F81B63">
      <w:pPr>
        <w:rPr>
          <w:rFonts w:ascii="宋体" w:hAnsi="宋体" w:hint="eastAsia"/>
        </w:rPr>
      </w:pPr>
    </w:p>
    <w:p w14:paraId="5C100DF1" w14:textId="77777777" w:rsidR="00F81B63" w:rsidRDefault="00F81B63">
      <w:pPr>
        <w:rPr>
          <w:rFonts w:ascii="宋体" w:hAnsi="宋体" w:hint="eastAsia"/>
        </w:rPr>
      </w:pPr>
    </w:p>
    <w:p w14:paraId="6EF3BD80" w14:textId="77777777" w:rsidR="00F81B63" w:rsidRDefault="00F81B63">
      <w:pPr>
        <w:rPr>
          <w:rFonts w:ascii="宋体" w:hAnsi="宋体" w:hint="eastAsia"/>
        </w:rPr>
      </w:pPr>
    </w:p>
    <w:p w14:paraId="17B9C75F" w14:textId="77777777" w:rsidR="00F81B63" w:rsidRDefault="00F81B63">
      <w:pPr>
        <w:rPr>
          <w:rFonts w:ascii="宋体" w:hAnsi="宋体" w:hint="eastAsia"/>
        </w:rPr>
      </w:pPr>
    </w:p>
    <w:p w14:paraId="4D224254" w14:textId="77777777" w:rsidR="00F81B63" w:rsidRDefault="00F81B63">
      <w:pPr>
        <w:rPr>
          <w:rFonts w:ascii="宋体" w:hAnsi="宋体" w:hint="eastAsia"/>
        </w:rPr>
      </w:pPr>
    </w:p>
    <w:p w14:paraId="365780E9" w14:textId="77777777" w:rsidR="00F81B63" w:rsidRDefault="00F81B63">
      <w:pPr>
        <w:rPr>
          <w:rFonts w:ascii="宋体" w:hAnsi="宋体" w:hint="eastAsia"/>
        </w:rPr>
      </w:pPr>
    </w:p>
    <w:p w14:paraId="55F92FCD" w14:textId="77777777" w:rsidR="00F81B63" w:rsidRDefault="00F81B63">
      <w:pPr>
        <w:rPr>
          <w:rFonts w:ascii="宋体" w:hAnsi="宋体" w:hint="eastAsia"/>
        </w:rPr>
      </w:pPr>
    </w:p>
    <w:p w14:paraId="53ABBE69" w14:textId="77777777" w:rsidR="00F81B63" w:rsidRDefault="00F81B63">
      <w:pPr>
        <w:rPr>
          <w:rFonts w:ascii="宋体" w:hAnsi="宋体" w:hint="eastAsia"/>
        </w:rPr>
      </w:pPr>
    </w:p>
    <w:p w14:paraId="7EB4B468" w14:textId="77777777" w:rsidR="00F81B63" w:rsidRDefault="00F81B63">
      <w:pPr>
        <w:rPr>
          <w:rFonts w:ascii="宋体" w:hAnsi="宋体" w:hint="eastAsia"/>
        </w:rPr>
      </w:pPr>
    </w:p>
    <w:p w14:paraId="7579FA0E" w14:textId="77777777" w:rsidR="00F81B63" w:rsidRDefault="00F81B63">
      <w:pPr>
        <w:rPr>
          <w:rFonts w:ascii="宋体" w:hAnsi="宋体" w:hint="eastAsia"/>
        </w:rPr>
      </w:pPr>
    </w:p>
    <w:p w14:paraId="637AEA16" w14:textId="77777777" w:rsidR="00F81B63" w:rsidRDefault="00000000">
      <w:pPr>
        <w:tabs>
          <w:tab w:val="center" w:pos="4677"/>
          <w:tab w:val="left" w:pos="7950"/>
        </w:tabs>
        <w:jc w:val="center"/>
        <w:rPr>
          <w:rFonts w:ascii="微软雅黑" w:eastAsia="微软雅黑" w:hAnsi="微软雅黑" w:hint="eastAsia"/>
          <w:b/>
          <w:sz w:val="44"/>
        </w:rPr>
      </w:pPr>
      <w:proofErr w:type="gramStart"/>
      <w:r>
        <w:rPr>
          <w:rFonts w:ascii="微软雅黑" w:eastAsia="微软雅黑" w:hAnsi="微软雅黑" w:hint="eastAsia"/>
          <w:b/>
          <w:sz w:val="44"/>
        </w:rPr>
        <w:t>上海沐申信息技术</w:t>
      </w:r>
      <w:proofErr w:type="gramEnd"/>
      <w:r>
        <w:rPr>
          <w:rFonts w:ascii="微软雅黑" w:eastAsia="微软雅黑" w:hAnsi="微软雅黑" w:hint="eastAsia"/>
          <w:b/>
          <w:sz w:val="44"/>
        </w:rPr>
        <w:t>有限公司</w:t>
      </w:r>
    </w:p>
    <w:p w14:paraId="7D7349B2" w14:textId="77777777" w:rsidR="00F81B63" w:rsidRDefault="00F81B63">
      <w:pPr>
        <w:tabs>
          <w:tab w:val="left" w:pos="5199"/>
          <w:tab w:val="center" w:pos="6357"/>
        </w:tabs>
        <w:rPr>
          <w:rFonts w:ascii="黑体" w:eastAsia="黑体" w:hint="eastAsia"/>
          <w:b/>
          <w:sz w:val="44"/>
          <w:szCs w:val="44"/>
        </w:rPr>
      </w:pPr>
    </w:p>
    <w:p w14:paraId="4ADF2D98" w14:textId="77777777" w:rsidR="00F81B63" w:rsidRDefault="00000000">
      <w:pPr>
        <w:tabs>
          <w:tab w:val="left" w:pos="5199"/>
          <w:tab w:val="center" w:pos="6357"/>
        </w:tabs>
        <w:jc w:val="center"/>
        <w:rPr>
          <w:rFonts w:ascii="微软雅黑" w:eastAsia="微软雅黑" w:hAnsi="微软雅黑" w:hint="eastAsia"/>
        </w:rPr>
      </w:pPr>
      <w:r>
        <w:rPr>
          <w:rFonts w:ascii="黑体" w:eastAsia="黑体" w:hint="eastAsia"/>
          <w:b/>
          <w:sz w:val="44"/>
          <w:szCs w:val="44"/>
        </w:rPr>
        <w:t>宠物项圈</w:t>
      </w:r>
      <w:ins w:id="0" w:author="月落乌瞳泪成虹！" w:date="2026-06-17T14:44:00Z">
        <w:r>
          <w:rPr>
            <w:rFonts w:ascii="黑体" w:eastAsia="黑体" w:hint="eastAsia"/>
            <w:b/>
            <w:sz w:val="44"/>
            <w:szCs w:val="44"/>
          </w:rPr>
          <w:t>功耗表现测试</w:t>
        </w:r>
      </w:ins>
    </w:p>
    <w:p w14:paraId="6EE50AD7" w14:textId="77777777" w:rsidR="00F81B63" w:rsidRDefault="00F81B63">
      <w:pPr>
        <w:rPr>
          <w:rFonts w:ascii="微软雅黑" w:eastAsia="微软雅黑" w:hAnsi="微软雅黑" w:hint="eastAsia"/>
          <w:sz w:val="20"/>
        </w:rPr>
      </w:pPr>
    </w:p>
    <w:p w14:paraId="63DDC626" w14:textId="77777777" w:rsidR="00F81B63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br w:type="page"/>
      </w:r>
    </w:p>
    <w:p w14:paraId="4E079D4F" w14:textId="77777777" w:rsidR="00F81B63" w:rsidRDefault="00F81B63">
      <w:pPr>
        <w:rPr>
          <w:rFonts w:ascii="宋体" w:hAnsi="宋体" w:hint="eastAsia"/>
        </w:rPr>
      </w:pPr>
    </w:p>
    <w:p w14:paraId="152AC30F" w14:textId="77777777" w:rsidR="00F81B63" w:rsidRDefault="00000000">
      <w:pPr>
        <w:pStyle w:val="TOC10"/>
        <w:jc w:val="center"/>
        <w:rPr>
          <w:rFonts w:hint="eastAsia"/>
          <w:b/>
          <w:bCs/>
          <w:color w:val="auto"/>
        </w:rPr>
      </w:pPr>
      <w:r>
        <w:rPr>
          <w:b/>
          <w:bCs/>
          <w:color w:val="auto"/>
          <w:lang w:val="zh-CN"/>
        </w:rPr>
        <w:t>目录</w:t>
      </w:r>
    </w:p>
    <w:p w14:paraId="09931717" w14:textId="45D1D459" w:rsidR="000F7605" w:rsidRDefault="00000000">
      <w:pPr>
        <w:pStyle w:val="TOC1"/>
        <w:tabs>
          <w:tab w:val="left" w:pos="420"/>
          <w:tab w:val="right" w:leader="dot" w:pos="9344"/>
        </w:tabs>
        <w:rPr>
          <w:rFonts w:hint="eastAsia"/>
          <w:noProof/>
          <w:sz w:val="22"/>
          <w:szCs w:val="24"/>
          <w14:ligatures w14:val="standardContextual"/>
        </w:rPr>
      </w:pPr>
      <w:r>
        <w:rPr>
          <w:rFonts w:cstheme="minorEastAsia"/>
          <w:kern w:val="0"/>
          <w:szCs w:val="21"/>
        </w:rPr>
        <w:fldChar w:fldCharType="begin"/>
      </w:r>
      <w:r>
        <w:rPr>
          <w:rFonts w:cstheme="minorEastAsia"/>
          <w:szCs w:val="21"/>
        </w:rPr>
        <w:instrText xml:space="preserve"> TOC \o "1-3" \h \z \u </w:instrText>
      </w:r>
      <w:r>
        <w:rPr>
          <w:rFonts w:cstheme="minorEastAsia"/>
          <w:kern w:val="0"/>
          <w:szCs w:val="21"/>
        </w:rPr>
        <w:fldChar w:fldCharType="separate"/>
      </w:r>
      <w:hyperlink w:anchor="_Toc232978320" w:history="1">
        <w:r w:rsidR="000F7605" w:rsidRPr="00157920">
          <w:rPr>
            <w:rStyle w:val="ae"/>
            <w:noProof/>
          </w:rPr>
          <w:t>1</w:t>
        </w:r>
        <w:r w:rsidR="000F7605">
          <w:rPr>
            <w:rFonts w:hint="eastAsia"/>
            <w:noProof/>
            <w:sz w:val="22"/>
            <w:szCs w:val="24"/>
            <w14:ligatures w14:val="standardContextual"/>
          </w:rPr>
          <w:tab/>
        </w:r>
        <w:r w:rsidR="000F7605" w:rsidRPr="00157920">
          <w:rPr>
            <w:rStyle w:val="ae"/>
            <w:noProof/>
          </w:rPr>
          <w:t>测试环境</w:t>
        </w:r>
        <w:r w:rsidR="000F7605">
          <w:rPr>
            <w:rFonts w:hint="eastAsia"/>
            <w:noProof/>
            <w:webHidden/>
          </w:rPr>
          <w:tab/>
        </w:r>
        <w:r w:rsidR="000F7605">
          <w:rPr>
            <w:rFonts w:hint="eastAsia"/>
            <w:noProof/>
            <w:webHidden/>
          </w:rPr>
          <w:fldChar w:fldCharType="begin"/>
        </w:r>
        <w:r w:rsidR="000F7605">
          <w:rPr>
            <w:rFonts w:hint="eastAsia"/>
            <w:noProof/>
            <w:webHidden/>
          </w:rPr>
          <w:instrText xml:space="preserve"> </w:instrText>
        </w:r>
        <w:r w:rsidR="000F7605">
          <w:rPr>
            <w:noProof/>
            <w:webHidden/>
          </w:rPr>
          <w:instrText>PAGEREF _Toc232978320 \h</w:instrText>
        </w:r>
        <w:r w:rsidR="000F7605">
          <w:rPr>
            <w:rFonts w:hint="eastAsia"/>
            <w:noProof/>
            <w:webHidden/>
          </w:rPr>
          <w:instrText xml:space="preserve"> </w:instrText>
        </w:r>
        <w:r w:rsidR="000F7605">
          <w:rPr>
            <w:rFonts w:hint="eastAsia"/>
            <w:noProof/>
            <w:webHidden/>
          </w:rPr>
        </w:r>
        <w:r w:rsidR="000F7605">
          <w:rPr>
            <w:rFonts w:hint="eastAsia"/>
            <w:noProof/>
            <w:webHidden/>
          </w:rPr>
          <w:fldChar w:fldCharType="separate"/>
        </w:r>
        <w:r w:rsidR="000F7605">
          <w:rPr>
            <w:rFonts w:hint="eastAsia"/>
            <w:noProof/>
            <w:webHidden/>
          </w:rPr>
          <w:t>3</w:t>
        </w:r>
        <w:r w:rsidR="000F7605">
          <w:rPr>
            <w:rFonts w:hint="eastAsia"/>
            <w:noProof/>
            <w:webHidden/>
          </w:rPr>
          <w:fldChar w:fldCharType="end"/>
        </w:r>
      </w:hyperlink>
    </w:p>
    <w:p w14:paraId="6AE987CC" w14:textId="3DE62E90" w:rsidR="000F7605" w:rsidRDefault="000F7605">
      <w:pPr>
        <w:pStyle w:val="TOC1"/>
        <w:tabs>
          <w:tab w:val="left" w:pos="420"/>
          <w:tab w:val="right" w:leader="dot" w:pos="9344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2978321" w:history="1">
        <w:r w:rsidRPr="00157920">
          <w:rPr>
            <w:rStyle w:val="ae"/>
            <w:noProof/>
          </w:rPr>
          <w:t>2</w:t>
        </w:r>
        <w:r>
          <w:rPr>
            <w:rFonts w:hint="eastAsia"/>
            <w:noProof/>
            <w:sz w:val="22"/>
            <w:szCs w:val="24"/>
            <w14:ligatures w14:val="standardContextual"/>
          </w:rPr>
          <w:tab/>
        </w:r>
        <w:r w:rsidRPr="00157920">
          <w:rPr>
            <w:rStyle w:val="ae"/>
            <w:noProof/>
          </w:rPr>
          <w:t>功耗组成-NA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_Toc232978321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0B9107" w14:textId="6D1A6F0A" w:rsidR="000F7605" w:rsidRDefault="000F7605">
      <w:pPr>
        <w:pStyle w:val="TOC1"/>
        <w:tabs>
          <w:tab w:val="left" w:pos="420"/>
          <w:tab w:val="right" w:leader="dot" w:pos="9344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2978322" w:history="1">
        <w:r w:rsidRPr="00157920">
          <w:rPr>
            <w:rStyle w:val="ae"/>
            <w:noProof/>
          </w:rPr>
          <w:t>3</w:t>
        </w:r>
        <w:r>
          <w:rPr>
            <w:rFonts w:hint="eastAsia"/>
            <w:noProof/>
            <w:sz w:val="22"/>
            <w:szCs w:val="24"/>
            <w14:ligatures w14:val="standardContextual"/>
          </w:rPr>
          <w:tab/>
        </w:r>
        <w:r w:rsidRPr="00157920">
          <w:rPr>
            <w:rStyle w:val="ae"/>
            <w:noProof/>
          </w:rPr>
          <w:t>实际标准模式功耗测试：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_Toc232978322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C76D06" w14:textId="10D4BD66" w:rsidR="000F7605" w:rsidRDefault="000F7605">
      <w:pPr>
        <w:pStyle w:val="TOC1"/>
        <w:tabs>
          <w:tab w:val="left" w:pos="420"/>
          <w:tab w:val="right" w:leader="dot" w:pos="9344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2978323" w:history="1">
        <w:r w:rsidRPr="00157920">
          <w:rPr>
            <w:rStyle w:val="ae"/>
            <w:noProof/>
          </w:rPr>
          <w:t>4</w:t>
        </w:r>
        <w:r>
          <w:rPr>
            <w:rFonts w:hint="eastAsia"/>
            <w:noProof/>
            <w:sz w:val="22"/>
            <w:szCs w:val="24"/>
            <w14:ligatures w14:val="standardContextual"/>
          </w:rPr>
          <w:tab/>
        </w:r>
        <w:r w:rsidRPr="00157920">
          <w:rPr>
            <w:rStyle w:val="ae"/>
            <w:noProof/>
          </w:rPr>
          <w:t>寻宠模式功耗：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_Toc232978323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AE2A7D" w14:textId="645C4E8D" w:rsidR="000F7605" w:rsidRDefault="000F7605">
      <w:pPr>
        <w:pStyle w:val="TOC1"/>
        <w:tabs>
          <w:tab w:val="left" w:pos="420"/>
          <w:tab w:val="right" w:leader="dot" w:pos="9344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2978324" w:history="1">
        <w:r w:rsidRPr="00157920">
          <w:rPr>
            <w:rStyle w:val="ae"/>
            <w:noProof/>
          </w:rPr>
          <w:t>5</w:t>
        </w:r>
        <w:r>
          <w:rPr>
            <w:rFonts w:hint="eastAsia"/>
            <w:noProof/>
            <w:sz w:val="22"/>
            <w:szCs w:val="24"/>
            <w14:ligatures w14:val="standardContextual"/>
          </w:rPr>
          <w:tab/>
        </w:r>
        <w:r w:rsidRPr="00157920">
          <w:rPr>
            <w:rStyle w:val="ae"/>
            <w:noProof/>
          </w:rPr>
          <w:t>正常使用时间估算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_Toc232978324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B242E1" w14:textId="2FA0D6CE" w:rsidR="00F81B63" w:rsidRDefault="00000000">
      <w:pPr>
        <w:rPr>
          <w:rFonts w:ascii="宋体" w:hAnsi="宋体" w:hint="eastAsia"/>
        </w:rPr>
      </w:pPr>
      <w:r>
        <w:rPr>
          <w:rFonts w:cstheme="minorEastAsia"/>
          <w:bCs/>
          <w:szCs w:val="21"/>
          <w:lang w:val="zh-CN"/>
        </w:rPr>
        <w:fldChar w:fldCharType="end"/>
      </w:r>
    </w:p>
    <w:p w14:paraId="5FBC9A56" w14:textId="77777777" w:rsidR="00F81B63" w:rsidRDefault="00F81B63">
      <w:pPr>
        <w:rPr>
          <w:rFonts w:hint="eastAsia"/>
        </w:rPr>
      </w:pPr>
      <w:bookmarkStart w:id="1" w:name="_Toc232223988"/>
      <w:bookmarkStart w:id="2" w:name="_Toc372646656"/>
      <w:bookmarkStart w:id="3" w:name="_Toc445935147"/>
      <w:bookmarkStart w:id="4" w:name="_Toc373531900"/>
      <w:bookmarkStart w:id="5" w:name="_Toc227611463"/>
      <w:bookmarkStart w:id="6" w:name="_Toc372646792"/>
      <w:bookmarkStart w:id="7" w:name="_Toc246164005"/>
    </w:p>
    <w:p w14:paraId="6179C4F5" w14:textId="77777777" w:rsidR="00F81B63" w:rsidRDefault="00F81B63">
      <w:pPr>
        <w:rPr>
          <w:rFonts w:hint="eastAsia"/>
        </w:rPr>
      </w:pPr>
    </w:p>
    <w:p w14:paraId="1785E48A" w14:textId="77777777" w:rsidR="00F81B63" w:rsidRDefault="00F81B63">
      <w:pPr>
        <w:rPr>
          <w:rFonts w:hint="eastAsia"/>
        </w:rPr>
      </w:pPr>
    </w:p>
    <w:p w14:paraId="069D4D71" w14:textId="77777777" w:rsidR="00F81B63" w:rsidRDefault="00F81B63">
      <w:pPr>
        <w:rPr>
          <w:rFonts w:hint="eastAsia"/>
        </w:rPr>
      </w:pPr>
    </w:p>
    <w:p w14:paraId="5BB08A37" w14:textId="77777777" w:rsidR="00F81B63" w:rsidRDefault="00F81B63">
      <w:pPr>
        <w:rPr>
          <w:rFonts w:hint="eastAsia"/>
        </w:rPr>
      </w:pPr>
    </w:p>
    <w:p w14:paraId="1EB35997" w14:textId="77777777" w:rsidR="00F81B63" w:rsidRDefault="00F81B63">
      <w:pPr>
        <w:rPr>
          <w:rFonts w:hint="eastAsia"/>
        </w:rPr>
      </w:pPr>
    </w:p>
    <w:p w14:paraId="6180C820" w14:textId="77777777" w:rsidR="00F81B63" w:rsidRDefault="00F81B63">
      <w:pPr>
        <w:rPr>
          <w:rFonts w:hint="eastAsia"/>
        </w:rPr>
      </w:pPr>
    </w:p>
    <w:p w14:paraId="248A5E66" w14:textId="77777777" w:rsidR="00F81B63" w:rsidRDefault="00F81B63">
      <w:pPr>
        <w:rPr>
          <w:rFonts w:hint="eastAsia"/>
        </w:rPr>
      </w:pPr>
    </w:p>
    <w:p w14:paraId="6B5442AC" w14:textId="77777777" w:rsidR="00F81B63" w:rsidRDefault="00F81B63">
      <w:pPr>
        <w:rPr>
          <w:rFonts w:hint="eastAsia"/>
        </w:rPr>
      </w:pPr>
    </w:p>
    <w:p w14:paraId="1A8EB59A" w14:textId="77777777" w:rsidR="00F81B63" w:rsidRDefault="00F81B63">
      <w:pPr>
        <w:rPr>
          <w:rFonts w:hint="eastAsia"/>
        </w:rPr>
      </w:pPr>
    </w:p>
    <w:p w14:paraId="6FD984D2" w14:textId="77777777" w:rsidR="00F81B63" w:rsidRDefault="00F81B63">
      <w:pPr>
        <w:rPr>
          <w:rFonts w:hint="eastAsia"/>
        </w:rPr>
      </w:pPr>
    </w:p>
    <w:p w14:paraId="06C96F1E" w14:textId="77777777" w:rsidR="00F81B63" w:rsidRDefault="00F81B63">
      <w:pPr>
        <w:rPr>
          <w:rFonts w:hint="eastAsia"/>
        </w:rPr>
      </w:pPr>
    </w:p>
    <w:p w14:paraId="78B88B11" w14:textId="77777777" w:rsidR="00F81B63" w:rsidRDefault="00F81B63">
      <w:pPr>
        <w:rPr>
          <w:rFonts w:hint="eastAsia"/>
        </w:rPr>
      </w:pPr>
    </w:p>
    <w:p w14:paraId="5ABBFBB7" w14:textId="77777777" w:rsidR="00F81B63" w:rsidRDefault="00000000">
      <w:pPr>
        <w:pStyle w:val="1"/>
      </w:pPr>
      <w:bookmarkStart w:id="8" w:name="_Toc232978320"/>
      <w:bookmarkEnd w:id="1"/>
      <w:bookmarkEnd w:id="2"/>
      <w:bookmarkEnd w:id="3"/>
      <w:bookmarkEnd w:id="4"/>
      <w:bookmarkEnd w:id="5"/>
      <w:bookmarkEnd w:id="6"/>
      <w:bookmarkEnd w:id="7"/>
      <w:r>
        <w:rPr>
          <w:rFonts w:hint="eastAsia"/>
        </w:rPr>
        <w:lastRenderedPageBreak/>
        <w:t>测试环境</w:t>
      </w:r>
      <w:bookmarkEnd w:id="8"/>
    </w:p>
    <w:p w14:paraId="78B49516" w14:textId="77777777" w:rsidR="00F81B63" w:rsidRPr="000F7605" w:rsidRDefault="00000000">
      <w:pPr>
        <w:rPr>
          <w:rFonts w:hint="eastAsia"/>
          <w:sz w:val="28"/>
          <w:szCs w:val="28"/>
        </w:rPr>
      </w:pPr>
      <w:r w:rsidRPr="000F7605">
        <w:rPr>
          <w:rFonts w:hint="eastAsia"/>
          <w:sz w:val="28"/>
          <w:szCs w:val="28"/>
        </w:rPr>
        <w:t>测试设备：NA版本+奥地利A1卡</w:t>
      </w:r>
    </w:p>
    <w:p w14:paraId="42C865A0" w14:textId="78331E57" w:rsidR="00F81B63" w:rsidRPr="000F7605" w:rsidRDefault="00000000">
      <w:pPr>
        <w:rPr>
          <w:rFonts w:hint="eastAsia"/>
          <w:sz w:val="28"/>
          <w:szCs w:val="28"/>
        </w:rPr>
      </w:pPr>
      <w:r w:rsidRPr="000F7605">
        <w:rPr>
          <w:rFonts w:hint="eastAsia"/>
          <w:sz w:val="28"/>
          <w:szCs w:val="28"/>
        </w:rPr>
        <w:t>测试地点：江苏</w:t>
      </w:r>
      <w:r w:rsidR="000F7605">
        <w:rPr>
          <w:rFonts w:hint="eastAsia"/>
          <w:sz w:val="28"/>
          <w:szCs w:val="28"/>
        </w:rPr>
        <w:t xml:space="preserve"> </w:t>
      </w:r>
      <w:r w:rsidRPr="000F7605">
        <w:rPr>
          <w:rFonts w:hint="eastAsia"/>
          <w:sz w:val="28"/>
          <w:szCs w:val="28"/>
        </w:rPr>
        <w:t>南京</w:t>
      </w:r>
    </w:p>
    <w:p w14:paraId="1CEF960D" w14:textId="756F40A2" w:rsidR="00F81B63" w:rsidRPr="000F7605" w:rsidRDefault="00000000">
      <w:pPr>
        <w:rPr>
          <w:rFonts w:hint="eastAsia"/>
          <w:sz w:val="28"/>
          <w:szCs w:val="28"/>
        </w:rPr>
      </w:pPr>
      <w:r w:rsidRPr="000F7605">
        <w:rPr>
          <w:rFonts w:hint="eastAsia"/>
          <w:sz w:val="28"/>
          <w:szCs w:val="28"/>
        </w:rPr>
        <w:t>测试LTE模块固件版本</w:t>
      </w:r>
      <w:r w:rsidR="000F7605">
        <w:rPr>
          <w:rFonts w:hint="eastAsia"/>
          <w:sz w:val="28"/>
          <w:szCs w:val="28"/>
        </w:rPr>
        <w:t>：</w:t>
      </w:r>
      <w:r w:rsidR="000F7605" w:rsidRPr="000F7605">
        <w:rPr>
          <w:sz w:val="28"/>
          <w:szCs w:val="28"/>
        </w:rPr>
        <w:t>EG800QNALCR01A06M04_A</w:t>
      </w:r>
      <w:proofErr w:type="gramStart"/>
      <w:r w:rsidR="000F7605" w:rsidRPr="000F7605">
        <w:rPr>
          <w:sz w:val="28"/>
          <w:szCs w:val="28"/>
        </w:rPr>
        <w:t>0.002.A</w:t>
      </w:r>
      <w:proofErr w:type="gramEnd"/>
      <w:r w:rsidR="000F7605" w:rsidRPr="000F7605">
        <w:rPr>
          <w:sz w:val="28"/>
          <w:szCs w:val="28"/>
        </w:rPr>
        <w:t>0.002</w:t>
      </w:r>
      <w:r w:rsidR="000F7605" w:rsidRPr="000F7605">
        <w:rPr>
          <w:sz w:val="28"/>
          <w:szCs w:val="28"/>
        </w:rPr>
        <w:t xml:space="preserve"> </w:t>
      </w:r>
    </w:p>
    <w:p w14:paraId="2E5C2BEB" w14:textId="77777777" w:rsidR="00F81B63" w:rsidRDefault="00000000">
      <w:pPr>
        <w:rPr>
          <w:rFonts w:ascii="微软雅黑" w:eastAsia="微软雅黑" w:hAnsi="微软雅黑" w:cs="微软雅黑"/>
          <w:color w:val="000000"/>
          <w:sz w:val="28"/>
          <w:szCs w:val="28"/>
          <w:shd w:val="clear" w:color="auto" w:fill="FFFFFF"/>
        </w:rPr>
      </w:pPr>
      <w:r w:rsidRPr="000F7605">
        <w:rPr>
          <w:rFonts w:hint="eastAsia"/>
          <w:sz w:val="28"/>
          <w:szCs w:val="28"/>
        </w:rPr>
        <w:t>测试设备MCU固件版本：</w:t>
      </w:r>
      <w:r w:rsidRPr="000F7605">
        <w:rPr>
          <w:rFonts w:ascii="微软雅黑" w:eastAsia="微软雅黑" w:hAnsi="微软雅黑" w:cs="微软雅黑"/>
          <w:color w:val="000000"/>
          <w:sz w:val="28"/>
          <w:szCs w:val="28"/>
          <w:shd w:val="clear" w:color="auto" w:fill="FFFFFF"/>
        </w:rPr>
        <w:t>V01060020260617</w:t>
      </w:r>
    </w:p>
    <w:p w14:paraId="62151BA8" w14:textId="0625EE49" w:rsidR="000F7605" w:rsidRDefault="000F7605">
      <w:pPr>
        <w:rPr>
          <w:rFonts w:ascii="微软雅黑" w:eastAsia="微软雅黑" w:hAnsi="微软雅黑" w:cs="微软雅黑" w:hint="eastAsia"/>
          <w:color w:val="000000"/>
          <w:sz w:val="28"/>
          <w:szCs w:val="28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8"/>
          <w:szCs w:val="28"/>
          <w:shd w:val="clear" w:color="auto" w:fill="FFFFFF"/>
        </w:rPr>
        <w:t>测试时间：2026/06/17</w:t>
      </w:r>
    </w:p>
    <w:p w14:paraId="6610ACC0" w14:textId="3E9410DD" w:rsidR="000F7605" w:rsidRDefault="000F7605">
      <w:pPr>
        <w:rPr>
          <w:rFonts w:ascii="微软雅黑" w:eastAsia="微软雅黑" w:hAnsi="微软雅黑" w:cs="微软雅黑" w:hint="eastAsia"/>
          <w:color w:val="000000"/>
          <w:sz w:val="28"/>
          <w:szCs w:val="28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 w:val="28"/>
          <w:szCs w:val="28"/>
          <w:shd w:val="clear" w:color="auto" w:fill="FFFFFF"/>
        </w:rPr>
        <w:t>测试人员：王本虎、程君霞</w:t>
      </w:r>
    </w:p>
    <w:p w14:paraId="63DB4048" w14:textId="2E428FF9" w:rsidR="000F7605" w:rsidRPr="000F7605" w:rsidRDefault="000F7605">
      <w:pPr>
        <w:rPr>
          <w:rFonts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color w:val="000000"/>
          <w:sz w:val="28"/>
          <w:szCs w:val="28"/>
          <w:shd w:val="clear" w:color="auto" w:fill="FFFFFF"/>
        </w:rPr>
        <w:t>测试功耗的仪器：英加EKA1080M</w:t>
      </w:r>
    </w:p>
    <w:p w14:paraId="210D9CE1" w14:textId="77777777" w:rsidR="00F81B63" w:rsidRDefault="00000000">
      <w:pPr>
        <w:pStyle w:val="1"/>
      </w:pPr>
      <w:bookmarkStart w:id="9" w:name="_Toc232978321"/>
      <w:r>
        <w:rPr>
          <w:rFonts w:hint="eastAsia"/>
          <w:sz w:val="28"/>
          <w:szCs w:val="28"/>
        </w:rPr>
        <w:lastRenderedPageBreak/>
        <w:t>功耗组成</w:t>
      </w:r>
      <w:r>
        <w:rPr>
          <w:rFonts w:hint="eastAsia"/>
          <w:sz w:val="28"/>
          <w:szCs w:val="28"/>
        </w:rPr>
        <w:t>-NA</w:t>
      </w:r>
      <w:bookmarkEnd w:id="9"/>
    </w:p>
    <w:p w14:paraId="22483AA8" w14:textId="77777777" w:rsidR="00F81B63" w:rsidRDefault="00000000">
      <w:pPr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设备底电流3.68mAh</w:t>
      </w:r>
    </w:p>
    <w:p w14:paraId="47FF0D7B" w14:textId="77777777" w:rsidR="00F81B63" w:rsidRDefault="00000000">
      <w:pPr>
        <w:numPr>
          <w:ilvl w:val="1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其中包含各模块的待机功耗、</w:t>
      </w:r>
      <w:proofErr w:type="gramStart"/>
      <w:r>
        <w:rPr>
          <w:rFonts w:hint="eastAsia"/>
          <w:sz w:val="28"/>
          <w:szCs w:val="28"/>
        </w:rPr>
        <w:t>蓝牙的</w:t>
      </w:r>
      <w:proofErr w:type="gramEnd"/>
      <w:r>
        <w:rPr>
          <w:rFonts w:hint="eastAsia"/>
          <w:sz w:val="28"/>
          <w:szCs w:val="28"/>
        </w:rPr>
        <w:t>1s周期广播</w:t>
      </w:r>
    </w:p>
    <w:p w14:paraId="1EB50858" w14:textId="77777777" w:rsidR="00F81B63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565D421B" wp14:editId="52BDE305">
            <wp:extent cx="5923280" cy="3520440"/>
            <wp:effectExtent l="0" t="0" r="7620" b="1016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328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DD796" w14:textId="77777777" w:rsidR="00F81B63" w:rsidRDefault="00F81B63">
      <w:pPr>
        <w:rPr>
          <w:rFonts w:hint="eastAsia"/>
        </w:rPr>
      </w:pPr>
    </w:p>
    <w:p w14:paraId="08145124" w14:textId="77777777" w:rsidR="00F81B63" w:rsidRDefault="00000000">
      <w:pPr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GPS功耗约19.67-3.68=15.99mAh</w:t>
      </w:r>
    </w:p>
    <w:p w14:paraId="0E7975AC" w14:textId="77777777" w:rsidR="00F81B63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59BB0F28" wp14:editId="78415149">
            <wp:extent cx="5923280" cy="3527425"/>
            <wp:effectExtent l="0" t="0" r="7620" b="317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3280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405AC" w14:textId="77777777" w:rsidR="00F81B63" w:rsidRDefault="00F81B63">
      <w:pPr>
        <w:rPr>
          <w:rFonts w:hint="eastAsia"/>
        </w:rPr>
      </w:pPr>
    </w:p>
    <w:p w14:paraId="037A8E8D" w14:textId="77777777" w:rsidR="00F81B63" w:rsidRDefault="00F81B63">
      <w:pPr>
        <w:rPr>
          <w:rFonts w:hint="eastAsia"/>
        </w:rPr>
      </w:pPr>
    </w:p>
    <w:p w14:paraId="0FBB5C64" w14:textId="77777777" w:rsidR="00F81B63" w:rsidRDefault="00F81B63">
      <w:pPr>
        <w:rPr>
          <w:rFonts w:hint="eastAsia"/>
        </w:rPr>
      </w:pPr>
    </w:p>
    <w:p w14:paraId="21D41F67" w14:textId="77777777" w:rsidR="00F81B63" w:rsidRDefault="00F81B63">
      <w:pPr>
        <w:rPr>
          <w:rFonts w:hint="eastAsia"/>
        </w:rPr>
      </w:pPr>
    </w:p>
    <w:p w14:paraId="61C5794C" w14:textId="77777777" w:rsidR="00F81B63" w:rsidRDefault="00F81B63">
      <w:pPr>
        <w:rPr>
          <w:rFonts w:hint="eastAsia"/>
        </w:rPr>
      </w:pPr>
    </w:p>
    <w:p w14:paraId="6FCB525E" w14:textId="77777777" w:rsidR="00F81B63" w:rsidRDefault="00000000">
      <w:pPr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LTE通信一次功耗约45.87-3.68=42.19mAh 时间约13s。</w:t>
      </w:r>
    </w:p>
    <w:p w14:paraId="6623C05B" w14:textId="77777777" w:rsidR="00F81B63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7CD862F7" wp14:editId="14598AE7">
            <wp:extent cx="5932805" cy="3289935"/>
            <wp:effectExtent l="0" t="0" r="10795" b="1206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74598" w14:textId="77777777" w:rsidR="00F81B63" w:rsidRDefault="00F81B63">
      <w:pPr>
        <w:rPr>
          <w:rFonts w:hint="eastAsia"/>
        </w:rPr>
      </w:pPr>
    </w:p>
    <w:p w14:paraId="3A55863A" w14:textId="77777777" w:rsidR="00F81B63" w:rsidRDefault="00000000">
      <w:pPr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HPLMN（归属公共陆地移动网）搜索功能，主要用于</w:t>
      </w:r>
      <w:r>
        <w:rPr>
          <w:sz w:val="28"/>
          <w:szCs w:val="28"/>
        </w:rPr>
        <w:t>当模块漫游到非归属网络时，周期性地尝试搜索并优先回到归属网络</w:t>
      </w:r>
      <w:hyperlink r:id="rId10" w:anchor="14#8" w:tgtFrame="https://chat.deepseek.com/a/chat/s/_blank" w:history="1"/>
      <w:r>
        <w:rPr>
          <w:sz w:val="28"/>
          <w:szCs w:val="28"/>
        </w:rPr>
        <w:t>。</w:t>
      </w:r>
      <w:r>
        <w:rPr>
          <w:rFonts w:hint="eastAsia"/>
          <w:sz w:val="28"/>
          <w:szCs w:val="28"/>
        </w:rPr>
        <w:t xml:space="preserve">31.5-3.68=27.82mAh </w:t>
      </w:r>
      <w:proofErr w:type="gramStart"/>
      <w:r>
        <w:rPr>
          <w:rFonts w:hint="eastAsia"/>
          <w:sz w:val="28"/>
          <w:szCs w:val="28"/>
        </w:rPr>
        <w:t>固定约</w:t>
      </w:r>
      <w:proofErr w:type="gramEnd"/>
      <w:r>
        <w:rPr>
          <w:rFonts w:hint="eastAsia"/>
          <w:sz w:val="28"/>
          <w:szCs w:val="28"/>
        </w:rPr>
        <w:t>为96s，周期约30分钟一次。</w:t>
      </w:r>
    </w:p>
    <w:p w14:paraId="7E0B26C6" w14:textId="77777777" w:rsidR="00F81B63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4A328C6B" wp14:editId="1041D02C">
            <wp:extent cx="5923280" cy="3531870"/>
            <wp:effectExtent l="0" t="0" r="7620" b="1143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3280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B739E" w14:textId="77777777" w:rsidR="00F81B63" w:rsidRDefault="00F81B63">
      <w:pPr>
        <w:rPr>
          <w:rFonts w:hint="eastAsia"/>
        </w:rPr>
      </w:pPr>
    </w:p>
    <w:p w14:paraId="59EF2746" w14:textId="77777777" w:rsidR="00F81B63" w:rsidRDefault="00F81B63">
      <w:pPr>
        <w:rPr>
          <w:rFonts w:hint="eastAsia"/>
        </w:rPr>
      </w:pPr>
    </w:p>
    <w:p w14:paraId="46C28F15" w14:textId="77777777" w:rsidR="00F81B63" w:rsidRDefault="00F81B63">
      <w:pPr>
        <w:rPr>
          <w:rFonts w:hint="eastAsia"/>
        </w:rPr>
      </w:pPr>
    </w:p>
    <w:p w14:paraId="30F7ECA0" w14:textId="77777777" w:rsidR="00F81B63" w:rsidRDefault="00000000">
      <w:pPr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标准模式功耗估算：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96"/>
        <w:gridCol w:w="1141"/>
        <w:gridCol w:w="1141"/>
        <w:gridCol w:w="2541"/>
        <w:gridCol w:w="2158"/>
        <w:gridCol w:w="2093"/>
      </w:tblGrid>
      <w:tr w:rsidR="00F81B63" w14:paraId="781A4820" w14:textId="77777777">
        <w:tc>
          <w:tcPr>
            <w:tcW w:w="9570" w:type="dxa"/>
            <w:gridSpan w:val="6"/>
          </w:tcPr>
          <w:p w14:paraId="323D815B" w14:textId="77777777" w:rsidR="00F81B63" w:rsidRDefault="00000000">
            <w:pPr>
              <w:jc w:val="center"/>
              <w:rPr>
                <w:rFonts w:hint="eastAsia"/>
                <w:sz w:val="32"/>
                <w:szCs w:val="32"/>
                <w:highlight w:val="red"/>
              </w:rPr>
            </w:pPr>
            <w:r>
              <w:rPr>
                <w:rFonts w:hint="eastAsia"/>
                <w:sz w:val="32"/>
                <w:szCs w:val="32"/>
                <w:highlight w:val="red"/>
              </w:rPr>
              <w:t>GPS无信号环境功耗</w:t>
            </w:r>
          </w:p>
          <w:p w14:paraId="7C98419E" w14:textId="77777777" w:rsidR="00F81B63" w:rsidRDefault="00F81B63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:rsidR="00F81B63" w14:paraId="6046AAF0" w14:textId="77777777">
        <w:tc>
          <w:tcPr>
            <w:tcW w:w="496" w:type="dxa"/>
          </w:tcPr>
          <w:p w14:paraId="234DEC09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功耗组成项</w:t>
            </w:r>
          </w:p>
        </w:tc>
        <w:tc>
          <w:tcPr>
            <w:tcW w:w="1141" w:type="dxa"/>
          </w:tcPr>
          <w:p w14:paraId="7F64EB35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功耗项目介绍</w:t>
            </w:r>
          </w:p>
        </w:tc>
        <w:tc>
          <w:tcPr>
            <w:tcW w:w="1141" w:type="dxa"/>
          </w:tcPr>
          <w:p w14:paraId="5DA05D91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平均功耗（连续工作一小时的功耗）</w:t>
            </w:r>
          </w:p>
        </w:tc>
        <w:tc>
          <w:tcPr>
            <w:tcW w:w="2541" w:type="dxa"/>
          </w:tcPr>
          <w:p w14:paraId="6C3273B1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工作时长/次数</w:t>
            </w:r>
          </w:p>
        </w:tc>
        <w:tc>
          <w:tcPr>
            <w:tcW w:w="2158" w:type="dxa"/>
          </w:tcPr>
          <w:p w14:paraId="668D3C58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实际1小时工作功耗</w:t>
            </w:r>
          </w:p>
        </w:tc>
        <w:tc>
          <w:tcPr>
            <w:tcW w:w="2093" w:type="dxa"/>
          </w:tcPr>
          <w:p w14:paraId="5350DD4D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备注</w:t>
            </w:r>
          </w:p>
        </w:tc>
      </w:tr>
      <w:tr w:rsidR="00F81B63" w14:paraId="7288A763" w14:textId="77777777">
        <w:trPr>
          <w:trHeight w:val="403"/>
        </w:trPr>
        <w:tc>
          <w:tcPr>
            <w:tcW w:w="496" w:type="dxa"/>
          </w:tcPr>
          <w:p w14:paraId="12189C78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141" w:type="dxa"/>
          </w:tcPr>
          <w:p w14:paraId="553774EB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底电流</w:t>
            </w:r>
          </w:p>
        </w:tc>
        <w:tc>
          <w:tcPr>
            <w:tcW w:w="1141" w:type="dxa"/>
          </w:tcPr>
          <w:p w14:paraId="4B8D4698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3.68mAh</w:t>
            </w:r>
          </w:p>
        </w:tc>
        <w:tc>
          <w:tcPr>
            <w:tcW w:w="2541" w:type="dxa"/>
          </w:tcPr>
          <w:p w14:paraId="05DA0C4A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1h</w:t>
            </w:r>
          </w:p>
        </w:tc>
        <w:tc>
          <w:tcPr>
            <w:tcW w:w="2158" w:type="dxa"/>
          </w:tcPr>
          <w:p w14:paraId="191628E9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3.68mAh</w:t>
            </w:r>
          </w:p>
        </w:tc>
        <w:tc>
          <w:tcPr>
            <w:tcW w:w="2093" w:type="dxa"/>
          </w:tcPr>
          <w:p w14:paraId="022C24B3" w14:textId="77777777" w:rsidR="00F81B63" w:rsidRDefault="00F81B63">
            <w:pPr>
              <w:rPr>
                <w:rFonts w:hint="eastAsia"/>
                <w:sz w:val="28"/>
                <w:szCs w:val="28"/>
              </w:rPr>
            </w:pPr>
          </w:p>
        </w:tc>
      </w:tr>
      <w:tr w:rsidR="00F81B63" w14:paraId="63D07E84" w14:textId="77777777">
        <w:tc>
          <w:tcPr>
            <w:tcW w:w="496" w:type="dxa"/>
          </w:tcPr>
          <w:p w14:paraId="7F8A824A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1141" w:type="dxa"/>
          </w:tcPr>
          <w:p w14:paraId="7FB5556D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LTE功耗</w:t>
            </w:r>
          </w:p>
        </w:tc>
        <w:tc>
          <w:tcPr>
            <w:tcW w:w="1141" w:type="dxa"/>
          </w:tcPr>
          <w:p w14:paraId="6A9B433C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42.19mAh</w:t>
            </w:r>
          </w:p>
        </w:tc>
        <w:tc>
          <w:tcPr>
            <w:tcW w:w="2541" w:type="dxa"/>
          </w:tcPr>
          <w:p w14:paraId="616F52C0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6*13s/3600s≈0.0217h</w:t>
            </w:r>
          </w:p>
        </w:tc>
        <w:tc>
          <w:tcPr>
            <w:tcW w:w="2158" w:type="dxa"/>
          </w:tcPr>
          <w:p w14:paraId="06C6768E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0.915mAh</w:t>
            </w:r>
          </w:p>
        </w:tc>
        <w:tc>
          <w:tcPr>
            <w:tcW w:w="2093" w:type="dxa"/>
          </w:tcPr>
          <w:p w14:paraId="06BEE128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10分钟一次</w:t>
            </w:r>
          </w:p>
        </w:tc>
      </w:tr>
      <w:tr w:rsidR="00F81B63" w14:paraId="60F7B9A7" w14:textId="77777777">
        <w:tc>
          <w:tcPr>
            <w:tcW w:w="496" w:type="dxa"/>
          </w:tcPr>
          <w:p w14:paraId="509276A1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141" w:type="dxa"/>
          </w:tcPr>
          <w:p w14:paraId="1DDDCED0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GPS工作功耗</w:t>
            </w:r>
          </w:p>
        </w:tc>
        <w:tc>
          <w:tcPr>
            <w:tcW w:w="1141" w:type="dxa"/>
          </w:tcPr>
          <w:p w14:paraId="6153D09C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15.99mAh</w:t>
            </w:r>
          </w:p>
        </w:tc>
        <w:tc>
          <w:tcPr>
            <w:tcW w:w="2541" w:type="dxa"/>
          </w:tcPr>
          <w:p w14:paraId="6776E2B6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6*60s/3600=0.1h</w:t>
            </w:r>
          </w:p>
        </w:tc>
        <w:tc>
          <w:tcPr>
            <w:tcW w:w="2158" w:type="dxa"/>
          </w:tcPr>
          <w:p w14:paraId="56E44B7D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1.599mAh</w:t>
            </w:r>
          </w:p>
        </w:tc>
        <w:tc>
          <w:tcPr>
            <w:tcW w:w="2093" w:type="dxa"/>
          </w:tcPr>
          <w:p w14:paraId="0F30DF6B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10分钟一次，当无GPS信号时候会触发1分钟超时，功耗跑满1分钟</w:t>
            </w:r>
          </w:p>
        </w:tc>
      </w:tr>
      <w:tr w:rsidR="00F81B63" w14:paraId="672DC04A" w14:textId="77777777">
        <w:tc>
          <w:tcPr>
            <w:tcW w:w="496" w:type="dxa"/>
          </w:tcPr>
          <w:p w14:paraId="1A9A14D6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1141" w:type="dxa"/>
          </w:tcPr>
          <w:p w14:paraId="241E0F10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HPLMN搜索</w:t>
            </w:r>
          </w:p>
        </w:tc>
        <w:tc>
          <w:tcPr>
            <w:tcW w:w="1141" w:type="dxa"/>
          </w:tcPr>
          <w:p w14:paraId="3034B0EE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27.82mAh</w:t>
            </w:r>
          </w:p>
        </w:tc>
        <w:tc>
          <w:tcPr>
            <w:tcW w:w="2541" w:type="dxa"/>
          </w:tcPr>
          <w:p w14:paraId="70746550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2*96s/3600s≈0.053h</w:t>
            </w:r>
          </w:p>
        </w:tc>
        <w:tc>
          <w:tcPr>
            <w:tcW w:w="2158" w:type="dxa"/>
          </w:tcPr>
          <w:p w14:paraId="3C5F9983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1.474mAh</w:t>
            </w:r>
          </w:p>
        </w:tc>
        <w:tc>
          <w:tcPr>
            <w:tcW w:w="2093" w:type="dxa"/>
          </w:tcPr>
          <w:p w14:paraId="3A90FC59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约30分钟一次一次跑96s</w:t>
            </w:r>
          </w:p>
        </w:tc>
      </w:tr>
      <w:tr w:rsidR="00F81B63" w14:paraId="6B6EE7EA" w14:textId="77777777">
        <w:tc>
          <w:tcPr>
            <w:tcW w:w="5319" w:type="dxa"/>
            <w:gridSpan w:val="4"/>
          </w:tcPr>
          <w:p w14:paraId="6136CE8B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合计</w:t>
            </w:r>
          </w:p>
        </w:tc>
        <w:tc>
          <w:tcPr>
            <w:tcW w:w="2158" w:type="dxa"/>
          </w:tcPr>
          <w:p w14:paraId="0E9E8769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3.68+0.915+1.599+1.474=7.668mAh</w:t>
            </w:r>
          </w:p>
        </w:tc>
        <w:tc>
          <w:tcPr>
            <w:tcW w:w="2093" w:type="dxa"/>
          </w:tcPr>
          <w:p w14:paraId="72BD839C" w14:textId="77777777" w:rsidR="00F81B63" w:rsidRDefault="00F81B63">
            <w:pPr>
              <w:rPr>
                <w:rFonts w:hint="eastAsia"/>
                <w:sz w:val="28"/>
                <w:szCs w:val="28"/>
              </w:rPr>
            </w:pPr>
          </w:p>
        </w:tc>
      </w:tr>
      <w:tr w:rsidR="00F81B63" w14:paraId="58B3A546" w14:textId="77777777">
        <w:tc>
          <w:tcPr>
            <w:tcW w:w="5319" w:type="dxa"/>
            <w:gridSpan w:val="4"/>
          </w:tcPr>
          <w:p w14:paraId="18C3D9BF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实际使用时长</w:t>
            </w:r>
          </w:p>
        </w:tc>
        <w:tc>
          <w:tcPr>
            <w:tcW w:w="2158" w:type="dxa"/>
          </w:tcPr>
          <w:p w14:paraId="2C8530DB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1100mA/7.668/24≈6天</w:t>
            </w:r>
          </w:p>
        </w:tc>
        <w:tc>
          <w:tcPr>
            <w:tcW w:w="2093" w:type="dxa"/>
          </w:tcPr>
          <w:p w14:paraId="0CB00B71" w14:textId="77777777" w:rsidR="00F81B63" w:rsidRDefault="00F81B63">
            <w:pPr>
              <w:rPr>
                <w:rFonts w:hint="eastAsia"/>
                <w:sz w:val="28"/>
                <w:szCs w:val="28"/>
              </w:rPr>
            </w:pPr>
          </w:p>
        </w:tc>
      </w:tr>
      <w:tr w:rsidR="00F81B63" w14:paraId="4998B967" w14:textId="77777777">
        <w:trPr>
          <w:trHeight w:val="738"/>
        </w:trPr>
        <w:tc>
          <w:tcPr>
            <w:tcW w:w="9570" w:type="dxa"/>
            <w:gridSpan w:val="6"/>
          </w:tcPr>
          <w:p w14:paraId="7ED8433F" w14:textId="77777777" w:rsidR="00F81B63" w:rsidRDefault="00000000">
            <w:pPr>
              <w:tabs>
                <w:tab w:val="left" w:pos="3535"/>
              </w:tabs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32"/>
                <w:szCs w:val="32"/>
                <w:highlight w:val="red"/>
              </w:rPr>
              <w:t>GPS有信号环境功耗表现</w:t>
            </w:r>
          </w:p>
        </w:tc>
      </w:tr>
      <w:tr w:rsidR="00F81B63" w14:paraId="3B5039C5" w14:textId="77777777">
        <w:tc>
          <w:tcPr>
            <w:tcW w:w="496" w:type="dxa"/>
          </w:tcPr>
          <w:p w14:paraId="030D8574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141" w:type="dxa"/>
          </w:tcPr>
          <w:p w14:paraId="38C56F3C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底电流</w:t>
            </w:r>
          </w:p>
        </w:tc>
        <w:tc>
          <w:tcPr>
            <w:tcW w:w="1141" w:type="dxa"/>
          </w:tcPr>
          <w:p w14:paraId="09491E34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3.68mAh</w:t>
            </w:r>
          </w:p>
        </w:tc>
        <w:tc>
          <w:tcPr>
            <w:tcW w:w="2541" w:type="dxa"/>
          </w:tcPr>
          <w:p w14:paraId="55186D5B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1h</w:t>
            </w:r>
          </w:p>
        </w:tc>
        <w:tc>
          <w:tcPr>
            <w:tcW w:w="2158" w:type="dxa"/>
          </w:tcPr>
          <w:p w14:paraId="25282C4E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3.68mAh</w:t>
            </w:r>
          </w:p>
        </w:tc>
        <w:tc>
          <w:tcPr>
            <w:tcW w:w="2093" w:type="dxa"/>
          </w:tcPr>
          <w:p w14:paraId="11386390" w14:textId="77777777" w:rsidR="00F81B63" w:rsidRDefault="00F81B63">
            <w:pPr>
              <w:rPr>
                <w:rFonts w:hint="eastAsia"/>
                <w:sz w:val="28"/>
                <w:szCs w:val="28"/>
              </w:rPr>
            </w:pPr>
          </w:p>
        </w:tc>
      </w:tr>
      <w:tr w:rsidR="00F81B63" w14:paraId="14CB6822" w14:textId="77777777">
        <w:tc>
          <w:tcPr>
            <w:tcW w:w="496" w:type="dxa"/>
          </w:tcPr>
          <w:p w14:paraId="0FC505B9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1141" w:type="dxa"/>
          </w:tcPr>
          <w:p w14:paraId="147944CE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LTE功耗</w:t>
            </w:r>
          </w:p>
        </w:tc>
        <w:tc>
          <w:tcPr>
            <w:tcW w:w="1141" w:type="dxa"/>
          </w:tcPr>
          <w:p w14:paraId="0B5147F7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42.19mAh</w:t>
            </w:r>
          </w:p>
        </w:tc>
        <w:tc>
          <w:tcPr>
            <w:tcW w:w="2541" w:type="dxa"/>
          </w:tcPr>
          <w:p w14:paraId="484279E4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6*13s/3600s≈0.0217h</w:t>
            </w:r>
          </w:p>
        </w:tc>
        <w:tc>
          <w:tcPr>
            <w:tcW w:w="2158" w:type="dxa"/>
          </w:tcPr>
          <w:p w14:paraId="394AEB48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0.915mAh</w:t>
            </w:r>
          </w:p>
        </w:tc>
        <w:tc>
          <w:tcPr>
            <w:tcW w:w="2093" w:type="dxa"/>
          </w:tcPr>
          <w:p w14:paraId="0A30FFA1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10分钟一次</w:t>
            </w:r>
          </w:p>
        </w:tc>
      </w:tr>
      <w:tr w:rsidR="00F81B63" w14:paraId="54B769E4" w14:textId="77777777">
        <w:tc>
          <w:tcPr>
            <w:tcW w:w="496" w:type="dxa"/>
          </w:tcPr>
          <w:p w14:paraId="5A668D02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141" w:type="dxa"/>
          </w:tcPr>
          <w:p w14:paraId="2B3C6975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GPS工作功耗</w:t>
            </w:r>
          </w:p>
        </w:tc>
        <w:tc>
          <w:tcPr>
            <w:tcW w:w="1141" w:type="dxa"/>
          </w:tcPr>
          <w:p w14:paraId="47A67E47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15.89mAh</w:t>
            </w:r>
          </w:p>
        </w:tc>
        <w:tc>
          <w:tcPr>
            <w:tcW w:w="2541" w:type="dxa"/>
          </w:tcPr>
          <w:p w14:paraId="59473C4A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6*15s/3600s=0.025h</w:t>
            </w:r>
          </w:p>
        </w:tc>
        <w:tc>
          <w:tcPr>
            <w:tcW w:w="2158" w:type="dxa"/>
          </w:tcPr>
          <w:p w14:paraId="1CE0BC33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0.397mAh</w:t>
            </w:r>
          </w:p>
        </w:tc>
        <w:tc>
          <w:tcPr>
            <w:tcW w:w="2093" w:type="dxa"/>
          </w:tcPr>
          <w:p w14:paraId="74A0B7C8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10分钟一次，当无GPS信号时候会触发1分钟超时，功耗跑</w:t>
            </w:r>
            <w:r>
              <w:rPr>
                <w:rFonts w:hint="eastAsia"/>
                <w:sz w:val="28"/>
                <w:szCs w:val="28"/>
              </w:rPr>
              <w:lastRenderedPageBreak/>
              <w:t>满1分钟</w:t>
            </w:r>
          </w:p>
        </w:tc>
      </w:tr>
      <w:tr w:rsidR="00F81B63" w14:paraId="0AC23BFE" w14:textId="77777777">
        <w:tc>
          <w:tcPr>
            <w:tcW w:w="496" w:type="dxa"/>
          </w:tcPr>
          <w:p w14:paraId="1B6641F2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4</w:t>
            </w:r>
          </w:p>
        </w:tc>
        <w:tc>
          <w:tcPr>
            <w:tcW w:w="1141" w:type="dxa"/>
          </w:tcPr>
          <w:p w14:paraId="3CFCACE4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HPLMN搜索</w:t>
            </w:r>
          </w:p>
        </w:tc>
        <w:tc>
          <w:tcPr>
            <w:tcW w:w="1141" w:type="dxa"/>
          </w:tcPr>
          <w:p w14:paraId="448187B6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27.82mAh</w:t>
            </w:r>
          </w:p>
        </w:tc>
        <w:tc>
          <w:tcPr>
            <w:tcW w:w="2541" w:type="dxa"/>
          </w:tcPr>
          <w:p w14:paraId="384025A3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2*96s/3600s≈0.053h</w:t>
            </w:r>
          </w:p>
        </w:tc>
        <w:tc>
          <w:tcPr>
            <w:tcW w:w="2158" w:type="dxa"/>
          </w:tcPr>
          <w:p w14:paraId="0FF0B3DC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1.474mAh</w:t>
            </w:r>
          </w:p>
        </w:tc>
        <w:tc>
          <w:tcPr>
            <w:tcW w:w="2093" w:type="dxa"/>
          </w:tcPr>
          <w:p w14:paraId="2030CA01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约30分钟一次一次跑96s</w:t>
            </w:r>
          </w:p>
        </w:tc>
      </w:tr>
      <w:tr w:rsidR="00F81B63" w14:paraId="2A9C58F7" w14:textId="77777777">
        <w:tc>
          <w:tcPr>
            <w:tcW w:w="5319" w:type="dxa"/>
            <w:gridSpan w:val="4"/>
          </w:tcPr>
          <w:p w14:paraId="58843884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合计</w:t>
            </w:r>
          </w:p>
        </w:tc>
        <w:tc>
          <w:tcPr>
            <w:tcW w:w="2158" w:type="dxa"/>
          </w:tcPr>
          <w:p w14:paraId="63791776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3.68+0.915+0.397+1.474=6.466mAh</w:t>
            </w:r>
          </w:p>
        </w:tc>
        <w:tc>
          <w:tcPr>
            <w:tcW w:w="2093" w:type="dxa"/>
          </w:tcPr>
          <w:p w14:paraId="3785FF35" w14:textId="77777777" w:rsidR="00F81B63" w:rsidRDefault="00F81B63">
            <w:pPr>
              <w:rPr>
                <w:rFonts w:hint="eastAsia"/>
                <w:sz w:val="28"/>
                <w:szCs w:val="28"/>
              </w:rPr>
            </w:pPr>
          </w:p>
        </w:tc>
      </w:tr>
      <w:tr w:rsidR="00F81B63" w14:paraId="1C289A3D" w14:textId="77777777">
        <w:tc>
          <w:tcPr>
            <w:tcW w:w="5319" w:type="dxa"/>
            <w:gridSpan w:val="4"/>
          </w:tcPr>
          <w:p w14:paraId="4B0DC4DC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实际使用时长</w:t>
            </w:r>
          </w:p>
        </w:tc>
        <w:tc>
          <w:tcPr>
            <w:tcW w:w="2158" w:type="dxa"/>
          </w:tcPr>
          <w:p w14:paraId="6A46108C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1100mA/6.54/24≈7天</w:t>
            </w:r>
          </w:p>
        </w:tc>
        <w:tc>
          <w:tcPr>
            <w:tcW w:w="2093" w:type="dxa"/>
          </w:tcPr>
          <w:p w14:paraId="1CF5C8E4" w14:textId="77777777" w:rsidR="00F81B63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实际使用电池按照1100mAh估算</w:t>
            </w:r>
          </w:p>
        </w:tc>
      </w:tr>
      <w:tr w:rsidR="00F81B63" w14:paraId="0F531E89" w14:textId="77777777">
        <w:tc>
          <w:tcPr>
            <w:tcW w:w="5319" w:type="dxa"/>
            <w:gridSpan w:val="4"/>
          </w:tcPr>
          <w:p w14:paraId="5CB1CD9B" w14:textId="77777777" w:rsidR="00F81B63" w:rsidRDefault="00F81B63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158" w:type="dxa"/>
          </w:tcPr>
          <w:p w14:paraId="2C299D09" w14:textId="77777777" w:rsidR="00F81B63" w:rsidRDefault="00F81B63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093" w:type="dxa"/>
          </w:tcPr>
          <w:p w14:paraId="537A210F" w14:textId="77777777" w:rsidR="00F81B63" w:rsidRDefault="00F81B63">
            <w:pPr>
              <w:rPr>
                <w:rFonts w:hint="eastAsia"/>
                <w:sz w:val="28"/>
                <w:szCs w:val="28"/>
              </w:rPr>
            </w:pPr>
          </w:p>
        </w:tc>
      </w:tr>
    </w:tbl>
    <w:p w14:paraId="02C71855" w14:textId="77777777" w:rsidR="00F81B63" w:rsidRDefault="00F81B63">
      <w:pPr>
        <w:ind w:firstLine="420"/>
        <w:rPr>
          <w:rFonts w:hint="eastAsia"/>
          <w:sz w:val="28"/>
          <w:szCs w:val="28"/>
        </w:rPr>
      </w:pPr>
    </w:p>
    <w:p w14:paraId="2AFD2EF3" w14:textId="77777777" w:rsidR="00F81B63" w:rsidRDefault="00000000">
      <w:pPr>
        <w:pStyle w:val="1"/>
        <w:rPr>
          <w:sz w:val="28"/>
          <w:szCs w:val="28"/>
        </w:rPr>
      </w:pPr>
      <w:bookmarkStart w:id="10" w:name="_Toc232978322"/>
      <w:r>
        <w:rPr>
          <w:rFonts w:hint="eastAsia"/>
          <w:sz w:val="28"/>
          <w:szCs w:val="28"/>
        </w:rPr>
        <w:lastRenderedPageBreak/>
        <w:t>实际标准模式功耗测试：</w:t>
      </w:r>
      <w:bookmarkEnd w:id="10"/>
    </w:p>
    <w:p w14:paraId="4DFEF15A" w14:textId="77777777" w:rsidR="00F81B63" w:rsidRDefault="00F81B63">
      <w:pPr>
        <w:jc w:val="left"/>
        <w:rPr>
          <w:rFonts w:hint="eastAsia"/>
          <w:sz w:val="32"/>
          <w:szCs w:val="32"/>
        </w:rPr>
      </w:pPr>
    </w:p>
    <w:p w14:paraId="487DE8B4" w14:textId="77777777" w:rsidR="00F81B63" w:rsidRDefault="00000000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32"/>
          <w:szCs w:val="32"/>
        </w:rPr>
        <w:t>GPS无信号环境功耗实际测试功耗图：</w:t>
      </w:r>
    </w:p>
    <w:p w14:paraId="21552785" w14:textId="77777777" w:rsidR="00F81B63" w:rsidRDefault="00000000">
      <w:pPr>
        <w:ind w:firstLine="420"/>
        <w:rPr>
          <w:rFonts w:hint="eastAsia"/>
        </w:rPr>
      </w:pPr>
      <w:r>
        <w:rPr>
          <w:noProof/>
        </w:rPr>
        <w:drawing>
          <wp:inline distT="0" distB="0" distL="114300" distR="114300" wp14:anchorId="47DBDFA8" wp14:editId="5920084C">
            <wp:extent cx="5923280" cy="3485515"/>
            <wp:effectExtent l="0" t="0" r="7620" b="698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3280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9E2E5" w14:textId="77777777" w:rsidR="00F81B63" w:rsidRDefault="00F81B63">
      <w:pPr>
        <w:ind w:firstLine="420"/>
        <w:rPr>
          <w:rFonts w:hint="eastAsia"/>
        </w:rPr>
      </w:pPr>
    </w:p>
    <w:p w14:paraId="73E25344" w14:textId="77777777" w:rsidR="00F81B63" w:rsidRDefault="00000000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GPS有信号环境功耗实际测试功耗图（窗户边）：</w:t>
      </w:r>
    </w:p>
    <w:p w14:paraId="4CA13D01" w14:textId="77777777" w:rsidR="00F81B63" w:rsidRDefault="00F81B63">
      <w:pPr>
        <w:rPr>
          <w:rFonts w:hint="eastAsia"/>
        </w:rPr>
      </w:pPr>
    </w:p>
    <w:p w14:paraId="1634BA57" w14:textId="480F8063" w:rsidR="00F81B63" w:rsidRPr="000F7605" w:rsidRDefault="00000000" w:rsidP="000F7605">
      <w:pPr>
        <w:ind w:firstLine="420"/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3CEB2466" wp14:editId="23E04043">
            <wp:extent cx="5921375" cy="3771900"/>
            <wp:effectExtent l="0" t="0" r="9525" b="0"/>
            <wp:docPr id="19" name="图片 19" descr="4b03a019f1e1e93f07d30b3f86425d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4b03a019f1e1e93f07d30b3f86425d9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65A2" w14:textId="77777777" w:rsidR="00F81B63" w:rsidRDefault="00000000">
      <w:pPr>
        <w:pStyle w:val="1"/>
        <w:rPr>
          <w:sz w:val="28"/>
          <w:szCs w:val="28"/>
        </w:rPr>
      </w:pPr>
      <w:bookmarkStart w:id="11" w:name="_Toc232978323"/>
      <w:r>
        <w:rPr>
          <w:rFonts w:hint="eastAsia"/>
          <w:sz w:val="28"/>
          <w:szCs w:val="28"/>
        </w:rPr>
        <w:lastRenderedPageBreak/>
        <w:t>寻</w:t>
      </w:r>
      <w:proofErr w:type="gramStart"/>
      <w:r>
        <w:rPr>
          <w:rFonts w:hint="eastAsia"/>
          <w:sz w:val="28"/>
          <w:szCs w:val="28"/>
        </w:rPr>
        <w:t>宠模式</w:t>
      </w:r>
      <w:proofErr w:type="gramEnd"/>
      <w:r>
        <w:rPr>
          <w:rFonts w:hint="eastAsia"/>
          <w:sz w:val="28"/>
          <w:szCs w:val="28"/>
        </w:rPr>
        <w:t>功耗：</w:t>
      </w:r>
      <w:bookmarkEnd w:id="11"/>
    </w:p>
    <w:p w14:paraId="6B90E35F" w14:textId="77777777" w:rsidR="00F81B63" w:rsidRDefault="00000000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114300" distR="114300" wp14:anchorId="6D0E10B2" wp14:editId="4FA36C02">
            <wp:extent cx="5921375" cy="3771900"/>
            <wp:effectExtent l="0" t="0" r="9525" b="0"/>
            <wp:docPr id="20" name="图片 20" descr="d37d5f71eb88f14a47c0d85dcbf83f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d37d5f71eb88f14a47c0d85dcbf83ff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A687" w14:textId="77777777" w:rsidR="00F81B63" w:rsidRDefault="00F81B63">
      <w:pPr>
        <w:rPr>
          <w:rFonts w:hint="eastAsia"/>
          <w:sz w:val="28"/>
          <w:szCs w:val="28"/>
        </w:rPr>
      </w:pPr>
    </w:p>
    <w:p w14:paraId="46545BFD" w14:textId="77777777" w:rsidR="00F81B63" w:rsidRDefault="00000000">
      <w:pPr>
        <w:pStyle w:val="1"/>
        <w:rPr>
          <w:sz w:val="28"/>
          <w:szCs w:val="28"/>
        </w:rPr>
      </w:pPr>
      <w:bookmarkStart w:id="12" w:name="_Toc232978324"/>
      <w:r>
        <w:rPr>
          <w:rFonts w:hint="eastAsia"/>
          <w:sz w:val="28"/>
          <w:szCs w:val="28"/>
        </w:rPr>
        <w:lastRenderedPageBreak/>
        <w:t>正常使用时间估算</w:t>
      </w:r>
      <w:bookmarkEnd w:id="12"/>
    </w:p>
    <w:p w14:paraId="2D59D5AC" w14:textId="77777777" w:rsidR="00F81B63" w:rsidRDefault="00000000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一天默认标准模式（有信号）+2小时的寻宠功耗：</w:t>
      </w:r>
    </w:p>
    <w:p w14:paraId="6A66FC60" w14:textId="77777777" w:rsidR="00F81B63" w:rsidRDefault="00000000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（6.75mAh*22h+65.49mAh*2h）/24h=11.645mAh</w:t>
      </w:r>
    </w:p>
    <w:p w14:paraId="0BECE75D" w14:textId="25C5F3B2" w:rsidR="00F81B63" w:rsidRDefault="00000000" w:rsidP="000F7605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1100mAh电池估算可使用时间：1100/11.645≈95h≈</w:t>
      </w:r>
      <w:r>
        <w:rPr>
          <w:rFonts w:hint="eastAsia"/>
          <w:sz w:val="28"/>
          <w:szCs w:val="28"/>
          <w:highlight w:val="red"/>
        </w:rPr>
        <w:t>4</w:t>
      </w:r>
      <w:r>
        <w:rPr>
          <w:rFonts w:hint="eastAsia"/>
          <w:sz w:val="28"/>
          <w:szCs w:val="28"/>
        </w:rPr>
        <w:t>天</w:t>
      </w:r>
    </w:p>
    <w:p w14:paraId="1A749143" w14:textId="77777777" w:rsidR="00F81B63" w:rsidRDefault="00F81B63">
      <w:pPr>
        <w:ind w:left="420" w:firstLine="420"/>
        <w:rPr>
          <w:rFonts w:hint="eastAsia"/>
          <w:sz w:val="28"/>
          <w:szCs w:val="28"/>
        </w:rPr>
      </w:pPr>
    </w:p>
    <w:p w14:paraId="04F56CD8" w14:textId="77777777" w:rsidR="00F81B63" w:rsidRDefault="00F81B63">
      <w:pPr>
        <w:rPr>
          <w:rFonts w:hint="eastAsia"/>
        </w:rPr>
      </w:pPr>
    </w:p>
    <w:sectPr w:rsidR="00F81B63">
      <w:headerReference w:type="default" r:id="rId15"/>
      <w:footerReference w:type="default" r:id="rId16"/>
      <w:type w:val="oddPage"/>
      <w:pgSz w:w="11906" w:h="16838"/>
      <w:pgMar w:top="1418" w:right="1134" w:bottom="1134" w:left="1134" w:header="851" w:footer="567" w:gutter="284"/>
      <w:pgBorders w:offsetFrom="page">
        <w:bottom w:val="single" w:sz="4" w:space="1" w:color="auto"/>
      </w:pgBorders>
      <w:cols w:space="720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DBDC3" w14:textId="77777777" w:rsidR="00B7054B" w:rsidRDefault="00B7054B">
      <w:pPr>
        <w:rPr>
          <w:rFonts w:hint="eastAsia"/>
        </w:rPr>
      </w:pPr>
      <w:r>
        <w:separator/>
      </w:r>
    </w:p>
  </w:endnote>
  <w:endnote w:type="continuationSeparator" w:id="0">
    <w:p w14:paraId="06B092A6" w14:textId="77777777" w:rsidR="00B7054B" w:rsidRDefault="00B705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27A8F" w14:textId="77777777" w:rsidR="00F81B63" w:rsidRDefault="00F81B63">
    <w:pPr>
      <w:pStyle w:val="a7"/>
      <w:rPr>
        <w:rFonts w:hint="eastAsia"/>
      </w:rPr>
    </w:pPr>
  </w:p>
  <w:p w14:paraId="3734A627" w14:textId="77777777" w:rsidR="00F81B63" w:rsidRDefault="00000000">
    <w:pPr>
      <w:pStyle w:val="a7"/>
      <w:rPr>
        <w:rFonts w:hint="eastAsia"/>
      </w:rPr>
    </w:pPr>
    <w:r>
      <w:t xml:space="preserve">© </w:t>
    </w:r>
    <w:proofErr w:type="gramStart"/>
    <w:r>
      <w:rPr>
        <w:rFonts w:hint="eastAsia"/>
      </w:rPr>
      <w:t>上海沐申</w:t>
    </w:r>
    <w:r>
      <w:t>版权所有</w:t>
    </w:r>
    <w:proofErr w:type="gramEnd"/>
    <w:r>
      <w:rPr>
        <w:rFonts w:hint="eastAsia"/>
      </w:rPr>
      <w:t xml:space="preserve">, </w:t>
    </w:r>
    <w:r>
      <w:t>202</w:t>
    </w:r>
    <w:r>
      <w:rPr>
        <w:rFonts w:hint="eastAsia"/>
      </w:rPr>
      <w:t xml:space="preserve">6                                                              </w:t>
    </w:r>
    <w:r>
      <w:t xml:space="preserve"> Page </w:t>
    </w:r>
    <w:r>
      <w:fldChar w:fldCharType="begin"/>
    </w:r>
    <w:r>
      <w:instrText xml:space="preserve"> PAGE </w:instrText>
    </w:r>
    <w:r>
      <w:fldChar w:fldCharType="separate"/>
    </w:r>
    <w:r>
      <w:t>14</w:t>
    </w:r>
    <w:r>
      <w:fldChar w:fldCharType="end"/>
    </w:r>
    <w:r>
      <w:t xml:space="preserve"> of </w:t>
    </w:r>
    <w:fldSimple w:instr=" NUMPAGES ">
      <w:r>
        <w:t>14</w:t>
      </w:r>
    </w:fldSimple>
  </w:p>
  <w:p w14:paraId="79D6F6B6" w14:textId="77777777" w:rsidR="00F81B63" w:rsidRDefault="00F81B63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22F27" w14:textId="77777777" w:rsidR="00B7054B" w:rsidRDefault="00B7054B">
      <w:pPr>
        <w:rPr>
          <w:rFonts w:hint="eastAsia"/>
        </w:rPr>
      </w:pPr>
      <w:r>
        <w:separator/>
      </w:r>
    </w:p>
  </w:footnote>
  <w:footnote w:type="continuationSeparator" w:id="0">
    <w:p w14:paraId="15BF0995" w14:textId="77777777" w:rsidR="00B7054B" w:rsidRDefault="00B7054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75660" w14:textId="77777777" w:rsidR="00F81B63" w:rsidRDefault="00000000">
    <w:pPr>
      <w:pStyle w:val="a9"/>
      <w:jc w:val="left"/>
      <w:rPr>
        <w:rFonts w:hint="eastAsia"/>
      </w:rPr>
    </w:pPr>
    <w:r>
      <w:rPr>
        <w:noProof/>
      </w:rPr>
      <w:drawing>
        <wp:inline distT="0" distB="0" distL="0" distR="0" wp14:anchorId="3016B23D" wp14:editId="71C0A05B">
          <wp:extent cx="1016000" cy="186690"/>
          <wp:effectExtent l="0" t="0" r="0" b="381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7834" cy="194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t xml:space="preserve">                                                             </w:t>
    </w:r>
    <w:proofErr w:type="gramStart"/>
    <w:r>
      <w:rPr>
        <w:rFonts w:hint="eastAsia"/>
      </w:rPr>
      <w:t>上海沐申信息技术</w:t>
    </w:r>
    <w:proofErr w:type="gramEnd"/>
    <w:r>
      <w:rPr>
        <w:rFonts w:hint="eastAsia"/>
      </w:rPr>
      <w:t>有限公司</w:t>
    </w:r>
  </w:p>
  <w:p w14:paraId="15D97F83" w14:textId="77777777" w:rsidR="00F81B63" w:rsidRDefault="00000000">
    <w:pPr>
      <w:pStyle w:val="a9"/>
      <w:jc w:val="right"/>
      <w:rPr>
        <w:rFonts w:hint="eastAsia"/>
      </w:rPr>
    </w:pPr>
    <w:r>
      <w:rPr>
        <w:rFonts w:ascii="宋体" w:hint="eastAsia"/>
      </w:rPr>
      <w:t>上海市徐汇区桂平路</w:t>
    </w:r>
    <w:proofErr w:type="gramStart"/>
    <w:r>
      <w:rPr>
        <w:rFonts w:ascii="宋体" w:hint="eastAsia"/>
      </w:rPr>
      <w:t>333</w:t>
    </w:r>
    <w:r>
      <w:rPr>
        <w:rFonts w:ascii="宋体" w:hint="eastAsia"/>
      </w:rPr>
      <w:t>号聚科生物</w:t>
    </w:r>
    <w:proofErr w:type="gramEnd"/>
    <w:r>
      <w:rPr>
        <w:rFonts w:ascii="宋体" w:hint="eastAsia"/>
      </w:rPr>
      <w:t>园区Ⅱ期</w:t>
    </w:r>
    <w:r>
      <w:rPr>
        <w:rFonts w:ascii="宋体" w:hint="eastAsia"/>
      </w:rPr>
      <w:t>6</w:t>
    </w:r>
    <w:r>
      <w:rPr>
        <w:rFonts w:ascii="宋体" w:hint="eastAsia"/>
      </w:rPr>
      <w:t>号楼</w:t>
    </w:r>
    <w:r>
      <w:rPr>
        <w:rFonts w:ascii="宋体" w:hint="eastAsia"/>
      </w:rPr>
      <w:t>503</w:t>
    </w:r>
    <w:r>
      <w:rPr>
        <w:rFonts w:ascii="宋体" w:hint="eastAsia"/>
      </w:rPr>
      <w:t>室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73109"/>
    <w:multiLevelType w:val="multilevel"/>
    <w:tmpl w:val="0EB73109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left" w:pos="636"/>
        </w:tabs>
        <w:ind w:left="63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" w15:restartNumberingAfterBreak="0">
    <w:nsid w:val="264C99DF"/>
    <w:multiLevelType w:val="multilevel"/>
    <w:tmpl w:val="264C99DF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1565945609">
    <w:abstractNumId w:val="0"/>
  </w:num>
  <w:num w:numId="2" w16cid:durableId="977883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3BF"/>
    <w:rsid w:val="000A5A28"/>
    <w:rsid w:val="000B41E4"/>
    <w:rsid w:val="000F7605"/>
    <w:rsid w:val="00191092"/>
    <w:rsid w:val="001E04AF"/>
    <w:rsid w:val="001E1692"/>
    <w:rsid w:val="001F4D32"/>
    <w:rsid w:val="00305E45"/>
    <w:rsid w:val="003223B2"/>
    <w:rsid w:val="003833BF"/>
    <w:rsid w:val="003D1A51"/>
    <w:rsid w:val="003D6CB4"/>
    <w:rsid w:val="003E32C4"/>
    <w:rsid w:val="00411AD2"/>
    <w:rsid w:val="004204C3"/>
    <w:rsid w:val="00471BA5"/>
    <w:rsid w:val="004E4689"/>
    <w:rsid w:val="0052588F"/>
    <w:rsid w:val="00534999"/>
    <w:rsid w:val="00554CD0"/>
    <w:rsid w:val="00563498"/>
    <w:rsid w:val="005C45B7"/>
    <w:rsid w:val="005D159D"/>
    <w:rsid w:val="006A3093"/>
    <w:rsid w:val="006A4920"/>
    <w:rsid w:val="006C6829"/>
    <w:rsid w:val="006D7781"/>
    <w:rsid w:val="006E42D2"/>
    <w:rsid w:val="007972B4"/>
    <w:rsid w:val="007F0C61"/>
    <w:rsid w:val="00827338"/>
    <w:rsid w:val="008D021C"/>
    <w:rsid w:val="00911212"/>
    <w:rsid w:val="0091788F"/>
    <w:rsid w:val="00927C5A"/>
    <w:rsid w:val="00995264"/>
    <w:rsid w:val="00A174CD"/>
    <w:rsid w:val="00A57926"/>
    <w:rsid w:val="00AD537D"/>
    <w:rsid w:val="00AD67F5"/>
    <w:rsid w:val="00B12E36"/>
    <w:rsid w:val="00B7054B"/>
    <w:rsid w:val="00B70A51"/>
    <w:rsid w:val="00B822D4"/>
    <w:rsid w:val="00B93023"/>
    <w:rsid w:val="00BC03CF"/>
    <w:rsid w:val="00C72FF9"/>
    <w:rsid w:val="00C92E94"/>
    <w:rsid w:val="00D75CEF"/>
    <w:rsid w:val="00D77090"/>
    <w:rsid w:val="00D84228"/>
    <w:rsid w:val="00D85C2F"/>
    <w:rsid w:val="00D90D81"/>
    <w:rsid w:val="00DB2352"/>
    <w:rsid w:val="00DD075E"/>
    <w:rsid w:val="00DE5EA9"/>
    <w:rsid w:val="00E54114"/>
    <w:rsid w:val="00E64BBE"/>
    <w:rsid w:val="00E75DFF"/>
    <w:rsid w:val="00E96CDE"/>
    <w:rsid w:val="00EA0847"/>
    <w:rsid w:val="00EA694C"/>
    <w:rsid w:val="00ED0198"/>
    <w:rsid w:val="00EE13AF"/>
    <w:rsid w:val="00EF3767"/>
    <w:rsid w:val="00F12520"/>
    <w:rsid w:val="00F4538B"/>
    <w:rsid w:val="00F71AED"/>
    <w:rsid w:val="00F81B63"/>
    <w:rsid w:val="00F81DD6"/>
    <w:rsid w:val="00F96649"/>
    <w:rsid w:val="00FB335C"/>
    <w:rsid w:val="00FB5ACC"/>
    <w:rsid w:val="20F546B7"/>
    <w:rsid w:val="21360BC3"/>
    <w:rsid w:val="24055A10"/>
    <w:rsid w:val="25A5146A"/>
    <w:rsid w:val="2B0E6AF2"/>
    <w:rsid w:val="2DB90CBD"/>
    <w:rsid w:val="2F1C732E"/>
    <w:rsid w:val="32DE1E9B"/>
    <w:rsid w:val="34671A8A"/>
    <w:rsid w:val="3B2B1978"/>
    <w:rsid w:val="3F480FA1"/>
    <w:rsid w:val="3FAA4F52"/>
    <w:rsid w:val="406F7991"/>
    <w:rsid w:val="422E75D1"/>
    <w:rsid w:val="479B74B7"/>
    <w:rsid w:val="47AA3DF5"/>
    <w:rsid w:val="480768FB"/>
    <w:rsid w:val="48AC6892"/>
    <w:rsid w:val="4FCE49AC"/>
    <w:rsid w:val="52E56DF3"/>
    <w:rsid w:val="5F356467"/>
    <w:rsid w:val="69D5787D"/>
    <w:rsid w:val="6D1F7993"/>
    <w:rsid w:val="6E522AC7"/>
    <w:rsid w:val="6EE93F0D"/>
    <w:rsid w:val="6F3F1848"/>
    <w:rsid w:val="707873B4"/>
    <w:rsid w:val="7159339E"/>
    <w:rsid w:val="7273305B"/>
    <w:rsid w:val="75D700AB"/>
    <w:rsid w:val="7C7F4F4E"/>
    <w:rsid w:val="7D93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1FA70F"/>
  <w15:docId w15:val="{E19906C4-4D8A-497B-9DDB-C75CC060C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pageBreakBefore/>
      <w:widowControl/>
      <w:numPr>
        <w:numId w:val="1"/>
      </w:numPr>
      <w:spacing w:after="160"/>
      <w:jc w:val="left"/>
      <w:outlineLvl w:val="0"/>
    </w:pPr>
    <w:rPr>
      <w:rFonts w:ascii="Arial" w:hAnsi="Arial"/>
      <w:b/>
      <w:caps/>
      <w:kern w:val="0"/>
      <w:sz w:val="24"/>
      <w:szCs w:val="20"/>
    </w:rPr>
  </w:style>
  <w:style w:type="paragraph" w:styleId="2">
    <w:name w:val="heading 2"/>
    <w:basedOn w:val="1"/>
    <w:next w:val="a"/>
    <w:link w:val="20"/>
    <w:qFormat/>
    <w:pPr>
      <w:pageBreakBefore w:val="0"/>
      <w:numPr>
        <w:ilvl w:val="1"/>
      </w:numPr>
      <w:spacing w:before="200" w:after="120"/>
      <w:outlineLvl w:val="1"/>
    </w:pPr>
    <w:rPr>
      <w:caps w:val="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 Indent"/>
    <w:basedOn w:val="a"/>
    <w:link w:val="a6"/>
    <w:uiPriority w:val="99"/>
    <w:semiHidden/>
    <w:unhideWhenUsed/>
    <w:qFormat/>
    <w:pPr>
      <w:spacing w:after="120"/>
      <w:ind w:leftChars="200" w:left="420"/>
    </w:pPr>
  </w:style>
  <w:style w:type="paragraph" w:styleId="a7">
    <w:name w:val="footer"/>
    <w:basedOn w:val="a"/>
    <w:link w:val="a8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paragraph" w:styleId="21">
    <w:name w:val="Body Text First Indent 2"/>
    <w:basedOn w:val="a5"/>
    <w:link w:val="210"/>
    <w:semiHidden/>
    <w:unhideWhenUsed/>
    <w:qFormat/>
    <w:pPr>
      <w:ind w:firstLineChars="200" w:firstLine="420"/>
    </w:pPr>
    <w:rPr>
      <w:rFonts w:ascii="Tahoma" w:eastAsia="宋体" w:hAnsi="Tahoma"/>
      <w:szCs w:val="21"/>
    </w:rPr>
  </w:style>
  <w:style w:type="table" w:styleId="ad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uiPriority w:val="99"/>
    <w:qFormat/>
    <w:rPr>
      <w:color w:val="0000FF"/>
      <w:u w:val="single"/>
    </w:rPr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Arial" w:hAnsi="Arial"/>
      <w:b/>
      <w:caps/>
      <w:kern w:val="0"/>
      <w:sz w:val="24"/>
      <w:szCs w:val="20"/>
      <w:lang w:val="en-US" w:eastAsia="zh-CN"/>
    </w:rPr>
  </w:style>
  <w:style w:type="character" w:customStyle="1" w:styleId="20">
    <w:name w:val="标题 2 字符"/>
    <w:basedOn w:val="a0"/>
    <w:link w:val="2"/>
    <w:qFormat/>
    <w:rPr>
      <w:rFonts w:ascii="Arial" w:hAnsi="Arial"/>
      <w:b/>
      <w:kern w:val="0"/>
      <w:sz w:val="24"/>
      <w:szCs w:val="20"/>
      <w:lang w:val="en-US" w:eastAsia="zh-CN"/>
    </w:rPr>
  </w:style>
  <w:style w:type="character" w:customStyle="1" w:styleId="210">
    <w:name w:val="正文文本首行缩进 2 字符1"/>
    <w:link w:val="21"/>
    <w:qFormat/>
    <w:rPr>
      <w:rFonts w:ascii="Tahoma" w:eastAsia="宋体" w:hAnsi="Tahoma"/>
      <w:kern w:val="2"/>
      <w:sz w:val="21"/>
      <w:szCs w:val="21"/>
      <w:lang w:val="en-US" w:eastAsia="zh-CN" w:bidi="ar-SA"/>
    </w:rPr>
  </w:style>
  <w:style w:type="paragraph" w:customStyle="1" w:styleId="Style13">
    <w:name w:val="_Style 13"/>
    <w:basedOn w:val="TOC1"/>
    <w:next w:val="a"/>
    <w:uiPriority w:val="39"/>
    <w:qFormat/>
    <w:pPr>
      <w:widowControl/>
      <w:tabs>
        <w:tab w:val="right" w:leader="dot" w:pos="8505"/>
      </w:tabs>
      <w:ind w:left="737" w:right="851" w:hanging="567"/>
      <w:jc w:val="left"/>
    </w:pPr>
    <w:rPr>
      <w:rFonts w:ascii="Arial" w:hAnsi="Arial"/>
      <w:kern w:val="0"/>
      <w:sz w:val="20"/>
    </w:rPr>
  </w:style>
  <w:style w:type="character" w:customStyle="1" w:styleId="a6">
    <w:name w:val="正文文本缩进 字符"/>
    <w:basedOn w:val="a0"/>
    <w:link w:val="a5"/>
    <w:uiPriority w:val="99"/>
    <w:semiHidden/>
    <w:qFormat/>
  </w:style>
  <w:style w:type="character" w:customStyle="1" w:styleId="22">
    <w:name w:val="正文文本首行缩进 2 字符"/>
    <w:basedOn w:val="a6"/>
    <w:uiPriority w:val="99"/>
    <w:semiHidden/>
    <w:qFormat/>
  </w:style>
  <w:style w:type="paragraph" w:customStyle="1" w:styleId="11">
    <w:name w:val="1"/>
    <w:basedOn w:val="TOC1"/>
    <w:next w:val="a"/>
    <w:uiPriority w:val="39"/>
    <w:qFormat/>
    <w:pPr>
      <w:widowControl/>
      <w:tabs>
        <w:tab w:val="right" w:leader="dot" w:pos="8505"/>
      </w:tabs>
      <w:ind w:left="737" w:right="851" w:hanging="567"/>
      <w:jc w:val="left"/>
    </w:pPr>
    <w:rPr>
      <w:rFonts w:ascii="Arial" w:hAnsi="Arial"/>
      <w:kern w:val="0"/>
      <w:sz w:val="20"/>
    </w:rPr>
  </w:style>
  <w:style w:type="paragraph" w:customStyle="1" w:styleId="TOC10">
    <w:name w:val="TOC 标题1"/>
    <w:basedOn w:val="1"/>
    <w:next w:val="a"/>
    <w:uiPriority w:val="39"/>
    <w:unhideWhenUsed/>
    <w:qFormat/>
    <w:pPr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sz w:val="32"/>
      <w:szCs w:val="32"/>
    </w:rPr>
  </w:style>
  <w:style w:type="paragraph" w:styleId="af0">
    <w:name w:val="List Paragraph"/>
    <w:basedOn w:val="a"/>
    <w:uiPriority w:val="34"/>
    <w:qFormat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4">
    <w:name w:val="批注文字 字符"/>
    <w:basedOn w:val="a0"/>
    <w:link w:val="a3"/>
    <w:uiPriority w:val="99"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customStyle="1" w:styleId="13">
    <w:name w:val="修订1"/>
    <w:hidden/>
    <w:uiPriority w:val="99"/>
    <w:unhideWhenUsed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14">
    <w:name w:val="列表段落1"/>
    <w:basedOn w:val="a"/>
    <w:pPr>
      <w:spacing w:before="100" w:beforeAutospacing="1" w:after="160" w:line="276" w:lineRule="auto"/>
      <w:ind w:left="720"/>
      <w:contextualSpacing/>
      <w:jc w:val="left"/>
    </w:pPr>
    <w:rPr>
      <w:rFonts w:ascii="等线" w:eastAsia="等线" w:hAnsi="等线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sixfab.com/wp-content/uploads/2023/11/Quectel_EC2xEG2xEG9xEM05_Series_QCFG_AT_Commands_Manual_V1.1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5134</TotalTime>
  <Pages>10</Pages>
  <Words>953</Words>
  <Characters>1001</Characters>
  <Application>Microsoft Office Word</Application>
  <DocSecurity>0</DocSecurity>
  <Lines>52</Lines>
  <Paragraphs>61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</dc:creator>
  <cp:lastModifiedBy>本虎 王</cp:lastModifiedBy>
  <cp:revision>3</cp:revision>
  <dcterms:created xsi:type="dcterms:W3CDTF">2026-06-08T08:00:00Z</dcterms:created>
  <dcterms:modified xsi:type="dcterms:W3CDTF">2026-06-21T15:55:00Z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eyJoZGlkIjoiNjY4ZDI1M2Q0NjRiNTc5MmE4YTQ3MGQ5ZTczNzgwYzUiLCJ1c2VySWQiOiI1MjU0ODg1ODgifQ==</vt:lpwstr>
  </property>
  <property fmtid="{D5CDD505-2E9C-101B-9397-08002B2CF9AE}" pid="3" name="KSOProductBuildVer">
    <vt:lpwstr>2052-12.1.0.20305</vt:lpwstr>
  </property>
  <property fmtid="{D5CDD505-2E9C-101B-9397-08002B2CF9AE}" pid="4" name="ICV">
    <vt:lpwstr>39FB78394FF74B9CAA4BFADB264B6E42_13</vt:lpwstr>
  </property>
</Properties>
</file>